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before="200" w:line="192.00000000000003" w:lineRule="auto"/>
        <w:ind w:left="-15" w:firstLine="0"/>
        <w:rPr>
          <w:rFonts w:ascii="Archivo SemiBold" w:cs="Archivo SemiBold" w:eastAsia="Archivo SemiBold" w:hAnsi="Archivo SemiBold"/>
          <w:color w:val="082029"/>
          <w:sz w:val="96"/>
          <w:szCs w:val="96"/>
        </w:rPr>
      </w:pPr>
      <w:bookmarkStart w:colFirst="0" w:colLast="0" w:name="_nl4o55b9zeif" w:id="0"/>
      <w:bookmarkEnd w:id="0"/>
      <w:r w:rsidDel="00000000" w:rsidR="00000000" w:rsidRPr="00000000">
        <w:rPr>
          <w:rtl w:val="0"/>
        </w:rPr>
      </w:r>
    </w:p>
    <w:p w:rsidR="00000000" w:rsidDel="00000000" w:rsidP="00000000" w:rsidRDefault="00000000" w:rsidRPr="00000000" w14:paraId="00000002">
      <w:pPr>
        <w:pStyle w:val="Title"/>
        <w:keepNext w:val="0"/>
        <w:keepLines w:val="0"/>
        <w:spacing w:after="0" w:before="200" w:line="216" w:lineRule="auto"/>
        <w:ind w:left="-15" w:firstLine="0"/>
        <w:rPr>
          <w:rFonts w:ascii="Archivo SemiBold" w:cs="Archivo SemiBold" w:eastAsia="Archivo SemiBold" w:hAnsi="Archivo SemiBold"/>
          <w:color w:val="082029"/>
          <w:sz w:val="100"/>
          <w:szCs w:val="100"/>
        </w:rPr>
      </w:pPr>
      <w:bookmarkStart w:colFirst="0" w:colLast="0" w:name="_57dkthsmmx0y" w:id="1"/>
      <w:bookmarkEnd w:id="1"/>
      <w:r w:rsidDel="00000000" w:rsidR="00000000" w:rsidRPr="00000000">
        <w:rPr>
          <w:rFonts w:ascii="Archivo SemiBold" w:cs="Archivo SemiBold" w:eastAsia="Archivo SemiBold" w:hAnsi="Archivo SemiBold"/>
          <w:color w:val="082029"/>
          <w:sz w:val="100"/>
          <w:szCs w:val="100"/>
          <w:rtl w:val="0"/>
        </w:rPr>
        <w:t xml:space="preserve">Marketing </w:t>
        <w:br w:type="textWrapping"/>
        <w:t xml:space="preserve">campaign </w:t>
        <w:br w:type="textWrapping"/>
        <w:t xml:space="preserve">playbook</w:t>
      </w:r>
    </w:p>
    <w:p w:rsidR="00000000" w:rsidDel="00000000" w:rsidP="00000000" w:rsidRDefault="00000000" w:rsidRPr="00000000" w14:paraId="00000003">
      <w:pPr>
        <w:spacing w:before="200" w:line="335.99999999999994" w:lineRule="auto"/>
        <w:ind w:left="-15" w:firstLine="0"/>
        <w:rPr>
          <w:rFonts w:ascii="Roboto" w:cs="Roboto" w:eastAsia="Roboto" w:hAnsi="Roboto"/>
          <w:color w:val="082029"/>
        </w:rPr>
      </w:pPr>
      <w:r w:rsidDel="00000000" w:rsidR="00000000" w:rsidRPr="00000000">
        <w:rPr>
          <w:rtl w:val="0"/>
        </w:rPr>
      </w:r>
    </w:p>
    <w:p w:rsidR="00000000" w:rsidDel="00000000" w:rsidP="00000000" w:rsidRDefault="00000000" w:rsidRPr="00000000" w14:paraId="00000004">
      <w:pPr>
        <w:spacing w:before="200" w:line="335.99999999999994" w:lineRule="auto"/>
        <w:ind w:left="-15" w:firstLine="0"/>
        <w:rPr>
          <w:rFonts w:ascii="Roboto" w:cs="Roboto" w:eastAsia="Roboto" w:hAnsi="Roboto"/>
          <w:color w:val="00617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Subtitle"/>
        <w:spacing w:after="0" w:line="240" w:lineRule="auto"/>
        <w:ind w:left="-15" w:firstLine="0"/>
        <w:rPr>
          <w:rFonts w:ascii="Roboto" w:cs="Roboto" w:eastAsia="Roboto" w:hAnsi="Roboto"/>
          <w:color w:val="006170"/>
          <w:sz w:val="38"/>
          <w:szCs w:val="38"/>
        </w:rPr>
      </w:pPr>
      <w:bookmarkStart w:colFirst="0" w:colLast="0" w:name="_ivn0yaqceddz" w:id="2"/>
      <w:bookmarkEnd w:id="2"/>
      <w:r w:rsidDel="00000000" w:rsidR="00000000" w:rsidRPr="00000000">
        <w:rPr>
          <w:rtl w:val="0"/>
        </w:rPr>
      </w:r>
    </w:p>
    <w:p w:rsidR="00000000" w:rsidDel="00000000" w:rsidP="00000000" w:rsidRDefault="00000000" w:rsidRPr="00000000" w14:paraId="00000006">
      <w:pPr>
        <w:pStyle w:val="Subtitle"/>
        <w:spacing w:after="0" w:line="240" w:lineRule="auto"/>
        <w:ind w:left="-15" w:firstLine="0"/>
        <w:rPr>
          <w:rFonts w:ascii="Roboto" w:cs="Roboto" w:eastAsia="Roboto" w:hAnsi="Roboto"/>
          <w:color w:val="006170"/>
          <w:sz w:val="38"/>
          <w:szCs w:val="38"/>
        </w:rPr>
      </w:pPr>
      <w:bookmarkStart w:colFirst="0" w:colLast="0" w:name="_urxz4dw1swym" w:id="3"/>
      <w:bookmarkEnd w:id="3"/>
      <w:r w:rsidDel="00000000" w:rsidR="00000000" w:rsidRPr="00000000">
        <w:rPr>
          <w:rtl w:val="0"/>
        </w:rPr>
      </w:r>
    </w:p>
    <w:p w:rsidR="00000000" w:rsidDel="00000000" w:rsidP="00000000" w:rsidRDefault="00000000" w:rsidRPr="00000000" w14:paraId="00000007">
      <w:pPr>
        <w:pStyle w:val="Subtitle"/>
        <w:spacing w:after="0" w:line="240" w:lineRule="auto"/>
        <w:ind w:left="-15" w:firstLine="0"/>
        <w:rPr>
          <w:rFonts w:ascii="Roboto" w:cs="Roboto" w:eastAsia="Roboto" w:hAnsi="Roboto"/>
          <w:color w:val="006170"/>
          <w:sz w:val="38"/>
          <w:szCs w:val="38"/>
        </w:rPr>
      </w:pPr>
      <w:bookmarkStart w:colFirst="0" w:colLast="0" w:name="_ze2rnkeblfhl" w:id="4"/>
      <w:bookmarkEnd w:id="4"/>
      <w:r w:rsidDel="00000000" w:rsidR="00000000" w:rsidRPr="00000000">
        <w:rPr>
          <w:rFonts w:ascii="Roboto" w:cs="Roboto" w:eastAsia="Roboto" w:hAnsi="Roboto"/>
          <w:color w:val="006170"/>
          <w:sz w:val="38"/>
          <w:szCs w:val="38"/>
          <w:rtl w:val="0"/>
        </w:rPr>
        <w:t xml:space="preserve">Lorem ipsum dolor sit amet, consectetur. </w:t>
      </w:r>
    </w:p>
    <w:p w:rsidR="00000000" w:rsidDel="00000000" w:rsidP="00000000" w:rsidRDefault="00000000" w:rsidRPr="00000000" w14:paraId="00000008">
      <w:pPr>
        <w:pStyle w:val="Title"/>
        <w:keepNext w:val="0"/>
        <w:keepLines w:val="0"/>
        <w:spacing w:after="120" w:before="0" w:line="276" w:lineRule="auto"/>
        <w:rPr>
          <w:rFonts w:ascii="Archivo ExtraBold" w:cs="Archivo ExtraBold" w:eastAsia="Archivo ExtraBold" w:hAnsi="Archivo ExtraBold"/>
        </w:rPr>
      </w:pPr>
      <w:bookmarkStart w:colFirst="0" w:colLast="0" w:name="_d1d9qfp62wz5" w:id="5"/>
      <w:bookmarkEnd w:id="5"/>
      <w:r w:rsidDel="00000000" w:rsidR="00000000" w:rsidRPr="00000000">
        <w:rPr>
          <w:rFonts w:ascii="Roboto" w:cs="Roboto" w:eastAsia="Roboto" w:hAnsi="Roboto"/>
          <w:color w:val="082029"/>
          <w:sz w:val="22"/>
          <w:szCs w:val="22"/>
          <w:rtl w:val="0"/>
        </w:rPr>
        <w:t xml:space="preserve">Name/Date</w:t>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keepNext w:val="0"/>
        <w:keepLines w:val="0"/>
        <w:spacing w:after="120" w:before="0" w:line="276" w:lineRule="auto"/>
        <w:rPr/>
      </w:pPr>
      <w:bookmarkStart w:colFirst="0" w:colLast="0" w:name="_96dzai674c2v" w:id="6"/>
      <w:bookmarkEnd w:id="6"/>
      <w:r w:rsidDel="00000000" w:rsidR="00000000" w:rsidRPr="00000000">
        <w:rPr>
          <w:rFonts w:ascii="Archivo SemiBold" w:cs="Archivo SemiBold" w:eastAsia="Archivo SemiBold" w:hAnsi="Archivo SemiBold"/>
          <w:color w:val="082029"/>
          <w:rtl w:val="0"/>
        </w:rPr>
        <w:t xml:space="preserve">Purpose of the playbook</w:t>
      </w:r>
      <w:r w:rsidDel="00000000" w:rsidR="00000000" w:rsidRPr="00000000">
        <w:rPr>
          <w:rtl w:val="0"/>
        </w:rPr>
      </w:r>
    </w:p>
    <w:p w:rsidR="00000000" w:rsidDel="00000000" w:rsidP="00000000" w:rsidRDefault="00000000" w:rsidRPr="00000000" w14:paraId="0000000A">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This playbook defines the required process for how Campaign Managers and the broader team work together to plan, create, review, publish and track all marketing campaigns.</w:t>
      </w:r>
    </w:p>
    <w:p w:rsidR="00000000" w:rsidDel="00000000" w:rsidP="00000000" w:rsidRDefault="00000000" w:rsidRPr="00000000" w14:paraId="0000000B">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The goal of this playbook is to:</w:t>
      </w:r>
    </w:p>
    <w:p w:rsidR="00000000" w:rsidDel="00000000" w:rsidP="00000000" w:rsidRDefault="00000000" w:rsidRPr="00000000" w14:paraId="0000000C">
      <w:pPr>
        <w:numPr>
          <w:ilvl w:val="0"/>
          <w:numId w:val="47"/>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Create consistency across campaigns</w:t>
      </w:r>
    </w:p>
    <w:p w:rsidR="00000000" w:rsidDel="00000000" w:rsidP="00000000" w:rsidRDefault="00000000" w:rsidRPr="00000000" w14:paraId="0000000D">
      <w:pPr>
        <w:numPr>
          <w:ilvl w:val="0"/>
          <w:numId w:val="47"/>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Set clear expectations and ownership</w:t>
      </w:r>
    </w:p>
    <w:p w:rsidR="00000000" w:rsidDel="00000000" w:rsidP="00000000" w:rsidRDefault="00000000" w:rsidRPr="00000000" w14:paraId="0000000E">
      <w:pPr>
        <w:numPr>
          <w:ilvl w:val="0"/>
          <w:numId w:val="47"/>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Enable better planning and capacity management for the team</w:t>
      </w:r>
    </w:p>
    <w:p w:rsidR="00000000" w:rsidDel="00000000" w:rsidP="00000000" w:rsidRDefault="00000000" w:rsidRPr="00000000" w14:paraId="0000000F">
      <w:pPr>
        <w:numPr>
          <w:ilvl w:val="0"/>
          <w:numId w:val="47"/>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Reduce rework and last-minute requests</w:t>
      </w:r>
    </w:p>
    <w:p w:rsidR="00000000" w:rsidDel="00000000" w:rsidP="00000000" w:rsidRDefault="00000000" w:rsidRPr="00000000" w14:paraId="00000010">
      <w:pPr>
        <w:numPr>
          <w:ilvl w:val="0"/>
          <w:numId w:val="47"/>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Provide better visibility into campaign progress and performance</w:t>
      </w:r>
    </w:p>
    <w:p w:rsidR="00000000" w:rsidDel="00000000" w:rsidP="00000000" w:rsidRDefault="00000000" w:rsidRPr="00000000" w14:paraId="00000011">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This process applies to all campaigns. </w:t>
      </w:r>
    </w:p>
    <w:p w:rsidR="00000000" w:rsidDel="00000000" w:rsidP="00000000" w:rsidRDefault="00000000" w:rsidRPr="00000000" w14:paraId="00000012">
      <w:pPr>
        <w:spacing w:after="120" w:before="0" w:line="276" w:lineRule="auto"/>
        <w:rPr>
          <w:rFonts w:ascii="Roboto" w:cs="Roboto" w:eastAsia="Roboto" w:hAnsi="Roboto"/>
          <w:color w:val="082029"/>
          <w:sz w:val="8"/>
          <w:szCs w:val="8"/>
        </w:rPr>
      </w:pPr>
      <w:r w:rsidDel="00000000" w:rsidR="00000000" w:rsidRPr="00000000">
        <w:rPr>
          <w:rtl w:val="0"/>
        </w:rPr>
      </w:r>
    </w:p>
    <w:p w:rsidR="00000000" w:rsidDel="00000000" w:rsidP="00000000" w:rsidRDefault="00000000" w:rsidRPr="00000000" w14:paraId="00000013">
      <w:pPr>
        <w:pStyle w:val="Heading1"/>
        <w:keepNext w:val="0"/>
        <w:keepLines w:val="0"/>
        <w:spacing w:after="120" w:before="0" w:line="276" w:lineRule="auto"/>
        <w:rPr>
          <w:rFonts w:ascii="Roboto" w:cs="Roboto" w:eastAsia="Roboto" w:hAnsi="Roboto"/>
        </w:rPr>
      </w:pPr>
      <w:bookmarkStart w:colFirst="0" w:colLast="0" w:name="_hi32au34wyzs" w:id="7"/>
      <w:bookmarkEnd w:id="7"/>
      <w:r w:rsidDel="00000000" w:rsidR="00000000" w:rsidRPr="00000000">
        <w:rPr>
          <w:rFonts w:ascii="Archivo SemiBold" w:cs="Archivo SemiBold" w:eastAsia="Archivo SemiBold" w:hAnsi="Archivo SemiBold"/>
          <w:color w:val="082029"/>
          <w:rtl w:val="0"/>
        </w:rPr>
        <w:t xml:space="preserve">What is a campaign?</w:t>
      </w:r>
      <w:r w:rsidDel="00000000" w:rsidR="00000000" w:rsidRPr="00000000">
        <w:rPr>
          <w:rtl w:val="0"/>
        </w:rPr>
      </w:r>
    </w:p>
    <w:p w:rsidR="00000000" w:rsidDel="00000000" w:rsidP="00000000" w:rsidRDefault="00000000" w:rsidRPr="00000000" w14:paraId="00000014">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A campaign is a strategically aligned, cross-functional marketing initiative designed to drive measurable business outcomes within a defined audience and timeframe. It is built around a clear market opportunity, aligned to an identified ICP and anchored in differentiated messaging. The Redwood messaging architecture is a reference for campaigns. </w:t>
      </w:r>
    </w:p>
    <w:p w:rsidR="00000000" w:rsidDel="00000000" w:rsidP="00000000" w:rsidRDefault="00000000" w:rsidRPr="00000000" w14:paraId="00000015">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Campaigns include:</w:t>
      </w:r>
    </w:p>
    <w:p w:rsidR="00000000" w:rsidDel="00000000" w:rsidP="00000000" w:rsidRDefault="00000000" w:rsidRPr="00000000" w14:paraId="00000016">
      <w:pPr>
        <w:numPr>
          <w:ilvl w:val="0"/>
          <w:numId w:val="22"/>
        </w:numPr>
        <w:spacing w:after="120" w:before="0" w:line="276" w:lineRule="auto"/>
        <w:ind w:left="720" w:hanging="360"/>
        <w:rPr>
          <w:rFonts w:ascii="Roboto" w:cs="Roboto" w:eastAsia="Roboto" w:hAnsi="Roboto"/>
          <w:u w:val="none"/>
        </w:rPr>
      </w:pPr>
      <w:r w:rsidDel="00000000" w:rsidR="00000000" w:rsidRPr="00000000">
        <w:rPr>
          <w:rFonts w:ascii="Roboto" w:cs="Roboto" w:eastAsia="Roboto" w:hAnsi="Roboto"/>
          <w:color w:val="082029"/>
          <w:rtl w:val="0"/>
        </w:rPr>
        <w:t xml:space="preserve">use cases or sub-use cases, such as payment modernizations within the WLA tool modernizations use case </w:t>
      </w:r>
    </w:p>
    <w:p w:rsidR="00000000" w:rsidDel="00000000" w:rsidP="00000000" w:rsidRDefault="00000000" w:rsidRPr="00000000" w14:paraId="00000017">
      <w:pPr>
        <w:numPr>
          <w:ilvl w:val="0"/>
          <w:numId w:val="22"/>
        </w:numPr>
        <w:spacing w:after="120" w:before="0" w:line="276" w:lineRule="auto"/>
        <w:ind w:left="720" w:hanging="360"/>
        <w:rPr>
          <w:rFonts w:ascii="Roboto" w:cs="Roboto" w:eastAsia="Roboto" w:hAnsi="Roboto"/>
          <w:u w:val="none"/>
        </w:rPr>
      </w:pPr>
      <w:r w:rsidDel="00000000" w:rsidR="00000000" w:rsidRPr="00000000">
        <w:rPr>
          <w:rFonts w:ascii="Roboto" w:cs="Roboto" w:eastAsia="Roboto" w:hAnsi="Roboto"/>
          <w:color w:val="082029"/>
          <w:rtl w:val="0"/>
        </w:rPr>
        <w:t xml:space="preserve">campaign themes running on a period basis, such as false confidence in the close, within the touchless close theme</w:t>
      </w:r>
    </w:p>
    <w:p w:rsidR="00000000" w:rsidDel="00000000" w:rsidP="00000000" w:rsidRDefault="00000000" w:rsidRPr="00000000" w14:paraId="00000018">
      <w:pPr>
        <w:numPr>
          <w:ilvl w:val="0"/>
          <w:numId w:val="22"/>
        </w:numPr>
        <w:spacing w:after="120" w:before="0" w:line="276" w:lineRule="auto"/>
        <w:ind w:left="720" w:hanging="360"/>
        <w:rPr>
          <w:rFonts w:ascii="Roboto" w:cs="Roboto" w:eastAsia="Roboto" w:hAnsi="Roboto"/>
          <w:u w:val="none"/>
        </w:rPr>
      </w:pPr>
      <w:r w:rsidDel="00000000" w:rsidR="00000000" w:rsidRPr="00000000">
        <w:rPr>
          <w:rFonts w:ascii="Roboto" w:cs="Roboto" w:eastAsia="Roboto" w:hAnsi="Roboto"/>
          <w:color w:val="082029"/>
          <w:rtl w:val="0"/>
        </w:rPr>
        <w:t xml:space="preserve">expansion campaigns - part of Redwood messaging architecture</w:t>
      </w:r>
    </w:p>
    <w:p w:rsidR="00000000" w:rsidDel="00000000" w:rsidP="00000000" w:rsidRDefault="00000000" w:rsidRPr="00000000" w14:paraId="00000019">
      <w:pPr>
        <w:numPr>
          <w:ilvl w:val="0"/>
          <w:numId w:val="22"/>
        </w:numPr>
        <w:spacing w:after="120" w:before="0" w:line="276" w:lineRule="auto"/>
        <w:ind w:left="720" w:hanging="360"/>
        <w:rPr>
          <w:rFonts w:ascii="Roboto" w:cs="Roboto" w:eastAsia="Roboto" w:hAnsi="Roboto"/>
          <w:u w:val="none"/>
        </w:rPr>
      </w:pPr>
      <w:r w:rsidDel="00000000" w:rsidR="00000000" w:rsidRPr="00000000">
        <w:rPr>
          <w:rFonts w:ascii="Roboto" w:cs="Roboto" w:eastAsia="Roboto" w:hAnsi="Roboto"/>
          <w:color w:val="082029"/>
          <w:rtl w:val="0"/>
        </w:rPr>
        <w:t xml:space="preserve">product launches</w:t>
      </w:r>
    </w:p>
    <w:p w:rsidR="00000000" w:rsidDel="00000000" w:rsidP="00000000" w:rsidRDefault="00000000" w:rsidRPr="00000000" w14:paraId="0000001A">
      <w:pPr>
        <w:numPr>
          <w:ilvl w:val="0"/>
          <w:numId w:val="22"/>
        </w:numPr>
        <w:spacing w:after="120" w:before="0" w:line="276" w:lineRule="auto"/>
        <w:ind w:left="720" w:hanging="360"/>
        <w:rPr>
          <w:rFonts w:ascii="Roboto" w:cs="Roboto" w:eastAsia="Roboto" w:hAnsi="Roboto"/>
          <w:u w:val="none"/>
        </w:rPr>
      </w:pPr>
      <w:r w:rsidDel="00000000" w:rsidR="00000000" w:rsidRPr="00000000">
        <w:rPr>
          <w:rFonts w:ascii="Roboto" w:cs="Roboto" w:eastAsia="Roboto" w:hAnsi="Roboto"/>
          <w:color w:val="082029"/>
          <w:rtl w:val="0"/>
        </w:rPr>
        <w:t xml:space="preserve">event sponsorships and engagements </w:t>
      </w:r>
    </w:p>
    <w:p w:rsidR="00000000" w:rsidDel="00000000" w:rsidP="00000000" w:rsidRDefault="00000000" w:rsidRPr="00000000" w14:paraId="0000001B">
      <w:pPr>
        <w:numPr>
          <w:ilvl w:val="0"/>
          <w:numId w:val="22"/>
        </w:numPr>
        <w:spacing w:after="120" w:before="0" w:line="276" w:lineRule="auto"/>
        <w:ind w:left="720" w:hanging="360"/>
        <w:rPr>
          <w:rFonts w:ascii="Roboto" w:cs="Roboto" w:eastAsia="Roboto" w:hAnsi="Roboto"/>
          <w:u w:val="none"/>
        </w:rPr>
      </w:pPr>
      <w:r w:rsidDel="00000000" w:rsidR="00000000" w:rsidRPr="00000000">
        <w:rPr>
          <w:rFonts w:ascii="Roboto" w:cs="Roboto" w:eastAsia="Roboto" w:hAnsi="Roboto"/>
          <w:color w:val="082029"/>
          <w:rtl w:val="0"/>
        </w:rPr>
        <w:t xml:space="preserve">third-party analyst research and recognition programs, such as Gartner Magic Quadrant and SAP awards</w:t>
      </w:r>
    </w:p>
    <w:p w:rsidR="00000000" w:rsidDel="00000000" w:rsidP="00000000" w:rsidRDefault="00000000" w:rsidRPr="00000000" w14:paraId="0000001C">
      <w:pPr>
        <w:numPr>
          <w:ilvl w:val="0"/>
          <w:numId w:val="22"/>
        </w:numPr>
        <w:spacing w:after="120" w:before="0" w:line="276" w:lineRule="auto"/>
        <w:ind w:left="720" w:hanging="360"/>
        <w:rPr>
          <w:rFonts w:ascii="Roboto" w:cs="Roboto" w:eastAsia="Roboto" w:hAnsi="Roboto"/>
          <w:u w:val="none"/>
        </w:rPr>
      </w:pPr>
      <w:r w:rsidDel="00000000" w:rsidR="00000000" w:rsidRPr="00000000">
        <w:rPr>
          <w:rFonts w:ascii="Roboto" w:cs="Roboto" w:eastAsia="Roboto" w:hAnsi="Roboto"/>
          <w:color w:val="082029"/>
          <w:rtl w:val="0"/>
        </w:rPr>
        <w:t xml:space="preserve">brand campaigns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266700</wp:posOffset>
            </wp:positionH>
            <wp:positionV relativeFrom="paragraph">
              <wp:posOffset>342900</wp:posOffset>
            </wp:positionV>
            <wp:extent cx="5567363" cy="1498905"/>
            <wp:effectExtent b="0" l="0" r="0" t="0"/>
            <wp:wrapSquare wrapText="bothSides" distB="114300" distT="114300" distL="114300" distR="114300"/>
            <wp:docPr id="16" name="image5.png"/>
            <a:graphic>
              <a:graphicData uri="http://schemas.openxmlformats.org/drawingml/2006/picture">
                <pic:pic>
                  <pic:nvPicPr>
                    <pic:cNvPr id="0" name="image5.png"/>
                    <pic:cNvPicPr preferRelativeResize="0"/>
                  </pic:nvPicPr>
                  <pic:blipFill>
                    <a:blip r:embed="rId7"/>
                    <a:srcRect b="0" l="0" r="0" t="15621"/>
                    <a:stretch>
                      <a:fillRect/>
                    </a:stretch>
                  </pic:blipFill>
                  <pic:spPr>
                    <a:xfrm>
                      <a:off x="0" y="0"/>
                      <a:ext cx="5567363" cy="1498905"/>
                    </a:xfrm>
                    <a:prstGeom prst="rect"/>
                    <a:ln/>
                  </pic:spPr>
                </pic:pic>
              </a:graphicData>
            </a:graphic>
          </wp:anchor>
        </w:drawing>
      </w:r>
    </w:p>
    <w:p w:rsidR="00000000" w:rsidDel="00000000" w:rsidP="00000000" w:rsidRDefault="00000000" w:rsidRPr="00000000" w14:paraId="0000001D">
      <w:pPr>
        <w:spacing w:after="120" w:before="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1E">
      <w:pPr>
        <w:pStyle w:val="Heading1"/>
        <w:spacing w:after="120" w:before="0" w:line="276" w:lineRule="auto"/>
        <w:rPr/>
      </w:pPr>
      <w:bookmarkStart w:colFirst="0" w:colLast="0" w:name="_a0jq1oo33f7z" w:id="8"/>
      <w:bookmarkEnd w:id="8"/>
      <w:r w:rsidDel="00000000" w:rsidR="00000000" w:rsidRPr="00000000">
        <w:rPr>
          <w:rFonts w:ascii="Archivo SemiBold" w:cs="Archivo SemiBold" w:eastAsia="Archivo SemiBold" w:hAnsi="Archivo SemiBold"/>
          <w:color w:val="082029"/>
          <w:rtl w:val="0"/>
        </w:rPr>
        <w:t xml:space="preserve">When should a campaign start?</w:t>
      </w:r>
      <w:r w:rsidDel="00000000" w:rsidR="00000000" w:rsidRPr="00000000">
        <w:rPr>
          <w:rtl w:val="0"/>
        </w:rPr>
      </w:r>
    </w:p>
    <w:p w:rsidR="00000000" w:rsidDel="00000000" w:rsidP="00000000" w:rsidRDefault="00000000" w:rsidRPr="00000000" w14:paraId="0000001F">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The start of a campaign depends on the campaign type and typically begins with messaging and positioning after a need or opportunity has been identified. </w:t>
      </w:r>
    </w:p>
    <w:p w:rsidR="00000000" w:rsidDel="00000000" w:rsidP="00000000" w:rsidRDefault="00000000" w:rsidRPr="00000000" w14:paraId="00000020">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Every campaign with external-facing promotion should have a kickoff meeting with the working team, taking place on average </w:t>
      </w:r>
      <w:r w:rsidDel="00000000" w:rsidR="00000000" w:rsidRPr="00000000">
        <w:rPr>
          <w:rFonts w:ascii="Roboto" w:cs="Roboto" w:eastAsia="Roboto" w:hAnsi="Roboto"/>
          <w:b w:val="1"/>
          <w:bCs w:val="1"/>
          <w:color w:val="082029"/>
          <w:rtl w:val="0"/>
        </w:rPr>
        <w:t xml:space="preserve">8 weeks</w:t>
      </w:r>
      <w:r w:rsidDel="00000000" w:rsidR="00000000" w:rsidRPr="00000000">
        <w:rPr>
          <w:rFonts w:ascii="Roboto" w:cs="Roboto" w:eastAsia="Roboto" w:hAnsi="Roboto"/>
          <w:color w:val="082029"/>
          <w:rtl w:val="0"/>
        </w:rPr>
        <w:t xml:space="preserve"> before the campaign goes live. A kickoff meeting requires finalized messaging and the campaign deck. </w:t>
      </w:r>
    </w:p>
    <w:p w:rsidR="00000000" w:rsidDel="00000000" w:rsidP="00000000" w:rsidRDefault="00000000" w:rsidRPr="00000000" w14:paraId="00000021">
      <w:pPr>
        <w:spacing w:after="120" w:before="0" w:line="276" w:lineRule="auto"/>
        <w:rPr>
          <w:rFonts w:ascii="Roboto" w:cs="Roboto" w:eastAsia="Roboto" w:hAnsi="Roboto"/>
          <w:color w:val="082029"/>
        </w:rPr>
      </w:pPr>
      <w:r w:rsidDel="00000000" w:rsidR="00000000" w:rsidRPr="00000000">
        <w:rPr>
          <w:rtl w:val="0"/>
        </w:rPr>
      </w:r>
    </w:p>
    <w:p w:rsidR="00000000" w:rsidDel="00000000" w:rsidP="00000000" w:rsidRDefault="00000000" w:rsidRPr="00000000" w14:paraId="00000022">
      <w:pPr>
        <w:pStyle w:val="Heading2"/>
        <w:rPr>
          <w:u w:val="single"/>
        </w:rPr>
      </w:pPr>
      <w:bookmarkStart w:colFirst="0" w:colLast="0" w:name="_3jk0n0rx5kp5" w:id="9"/>
      <w:bookmarkEnd w:id="9"/>
      <w:r w:rsidDel="00000000" w:rsidR="00000000" w:rsidRPr="00000000">
        <w:rPr>
          <w:rFonts w:ascii="Roboto" w:cs="Roboto" w:eastAsia="Roboto" w:hAnsi="Roboto"/>
          <w:color w:val="006170"/>
          <w:rtl w:val="0"/>
        </w:rPr>
        <w:t xml:space="preserve">Common</w:t>
      </w:r>
      <w:r w:rsidDel="00000000" w:rsidR="00000000" w:rsidRPr="00000000">
        <w:rPr>
          <w:rtl w:val="0"/>
        </w:rPr>
        <w:t xml:space="preserve"> timeline</w:t>
      </w:r>
      <w:r w:rsidDel="00000000" w:rsidR="00000000" w:rsidRPr="00000000">
        <w:rPr>
          <w:rtl w:val="0"/>
        </w:rPr>
      </w:r>
    </w:p>
    <w:p w:rsidR="00000000" w:rsidDel="00000000" w:rsidP="00000000" w:rsidRDefault="00000000" w:rsidRPr="00000000" w14:paraId="00000023">
      <w:pPr>
        <w:spacing w:after="120" w:before="0" w:line="276" w:lineRule="auto"/>
        <w:rPr/>
      </w:pPr>
      <w:r w:rsidDel="00000000" w:rsidR="00000000" w:rsidRPr="00000000">
        <w:rPr>
          <w:rFonts w:ascii="Roboto" w:cs="Roboto" w:eastAsia="Roboto" w:hAnsi="Roboto"/>
          <w:color w:val="082029"/>
          <w:rtl w:val="0"/>
        </w:rPr>
        <w:t xml:space="preserve">1-2 months – messaging and positioning</w:t>
      </w:r>
      <w:r w:rsidDel="00000000" w:rsidR="00000000" w:rsidRPr="00000000">
        <w:rPr>
          <w:rtl w:val="0"/>
        </w:rPr>
      </w:r>
    </w:p>
    <w:p w:rsidR="00000000" w:rsidDel="00000000" w:rsidP="00000000" w:rsidRDefault="00000000" w:rsidRPr="00000000" w14:paraId="00000024">
      <w:pPr>
        <w:spacing w:after="120" w:before="0" w:line="276" w:lineRule="auto"/>
        <w:rPr>
          <w:rFonts w:ascii="Roboto" w:cs="Roboto" w:eastAsia="Roboto" w:hAnsi="Roboto"/>
          <w:color w:val="082029"/>
        </w:rPr>
      </w:pPr>
      <w:r w:rsidDel="00000000" w:rsidR="00000000" w:rsidRPr="00000000">
        <w:rPr>
          <w:rFonts w:ascii="Roboto" w:cs="Roboto" w:eastAsia="Roboto" w:hAnsi="Roboto"/>
          <w:b w:val="1"/>
          <w:bCs w:val="1"/>
          <w:color w:val="082029"/>
          <w:rtl w:val="0"/>
        </w:rPr>
        <w:t xml:space="preserve">Milestone</w:t>
      </w:r>
      <w:r w:rsidDel="00000000" w:rsidR="00000000" w:rsidRPr="00000000">
        <w:rPr>
          <w:rFonts w:ascii="Roboto" w:cs="Roboto" w:eastAsia="Roboto" w:hAnsi="Roboto"/>
          <w:color w:val="082029"/>
          <w:rtl w:val="0"/>
        </w:rPr>
        <w:t xml:space="preserve"> </w:t>
      </w:r>
      <w:r w:rsidDel="00000000" w:rsidR="00000000" w:rsidRPr="00000000">
        <w:rPr>
          <w:rFonts w:ascii="Roboto" w:cs="Roboto" w:eastAsia="Roboto" w:hAnsi="Roboto"/>
          <w:color w:val="082029"/>
          <w:rtl w:val="0"/>
        </w:rPr>
        <w:t xml:space="preserve">– kickoff</w:t>
      </w:r>
    </w:p>
    <w:p w:rsidR="00000000" w:rsidDel="00000000" w:rsidP="00000000" w:rsidRDefault="00000000" w:rsidRPr="00000000" w14:paraId="00000025">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2 months content and design</w:t>
      </w:r>
    </w:p>
    <w:p w:rsidR="00000000" w:rsidDel="00000000" w:rsidP="00000000" w:rsidRDefault="00000000" w:rsidRPr="00000000" w14:paraId="00000026">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2 weeks of sales enablement</w:t>
      </w:r>
    </w:p>
    <w:p w:rsidR="00000000" w:rsidDel="00000000" w:rsidP="00000000" w:rsidRDefault="00000000" w:rsidRPr="00000000" w14:paraId="00000027">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2 weeks of promotional and reporting setup</w:t>
      </w:r>
    </w:p>
    <w:p w:rsidR="00000000" w:rsidDel="00000000" w:rsidP="00000000" w:rsidRDefault="00000000" w:rsidRPr="00000000" w14:paraId="00000028">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Milestone – Live</w:t>
      </w:r>
    </w:p>
    <w:p w:rsidR="00000000" w:rsidDel="00000000" w:rsidP="00000000" w:rsidRDefault="00000000" w:rsidRPr="00000000" w14:paraId="00000029">
      <w:pPr>
        <w:spacing w:after="120" w:before="0" w:line="276" w:lineRule="auto"/>
        <w:rPr>
          <w:rFonts w:ascii="Roboto" w:cs="Roboto" w:eastAsia="Roboto" w:hAnsi="Roboto"/>
          <w:color w:val="082029"/>
        </w:rPr>
      </w:pPr>
      <w:r w:rsidDel="00000000" w:rsidR="00000000" w:rsidRPr="00000000">
        <w:rPr>
          <w:rtl w:val="0"/>
        </w:rPr>
      </w:r>
    </w:p>
    <w:p w:rsidR="00000000" w:rsidDel="00000000" w:rsidP="00000000" w:rsidRDefault="00000000" w:rsidRPr="00000000" w14:paraId="0000002A">
      <w:pPr>
        <w:pStyle w:val="Heading2"/>
        <w:spacing w:after="120" w:before="0" w:line="276" w:lineRule="auto"/>
        <w:rPr/>
      </w:pPr>
      <w:bookmarkStart w:colFirst="0" w:colLast="0" w:name="_69vnhi7nnja5" w:id="10"/>
      <w:bookmarkEnd w:id="10"/>
      <w:r w:rsidDel="00000000" w:rsidR="00000000" w:rsidRPr="00000000">
        <w:rPr>
          <w:rFonts w:ascii="Roboto" w:cs="Roboto" w:eastAsia="Roboto" w:hAnsi="Roboto"/>
          <w:color w:val="006170"/>
          <w:rtl w:val="0"/>
        </w:rPr>
        <w:t xml:space="preserve">Product launch tiers and kickoff timelines</w:t>
      </w: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30"/>
        <w:gridCol w:w="3015"/>
        <w:tblGridChange w:id="0">
          <w:tblGrid>
            <w:gridCol w:w="6330"/>
            <w:gridCol w:w="3015"/>
          </w:tblGrid>
        </w:tblGridChange>
      </w:tblGrid>
      <w:tr>
        <w:trPr>
          <w:cantSplit w:val="0"/>
          <w:trHeight w:val="704.3600000000001" w:hRule="atLeast"/>
          <w:tblHeader w:val="0"/>
        </w:trPr>
        <w:tc>
          <w:tcPr>
            <w:shd w:fill="006170" w:val="clear"/>
            <w:vAlign w:val="center"/>
          </w:tcPr>
          <w:p w:rsidR="00000000" w:rsidDel="00000000" w:rsidP="00000000" w:rsidRDefault="00000000" w:rsidRPr="00000000" w14:paraId="0000002B">
            <w:pPr>
              <w:widowControl w:val="0"/>
              <w:spacing w:after="0" w:before="0" w:line="276" w:lineRule="auto"/>
              <w:jc w:val="center"/>
              <w:rPr>
                <w:rFonts w:ascii="Archivo ExtraBold" w:cs="Archivo ExtraBold" w:eastAsia="Archivo ExtraBold" w:hAnsi="Archivo ExtraBold"/>
                <w:color w:val="ffffff"/>
                <w:sz w:val="24"/>
                <w:szCs w:val="24"/>
              </w:rPr>
            </w:pPr>
            <w:r w:rsidDel="00000000" w:rsidR="00000000" w:rsidRPr="00000000">
              <w:rPr>
                <w:rFonts w:ascii="Archivo ExtraBold" w:cs="Archivo ExtraBold" w:eastAsia="Archivo ExtraBold" w:hAnsi="Archivo ExtraBold"/>
                <w:color w:val="ffffff"/>
                <w:sz w:val="24"/>
                <w:szCs w:val="24"/>
                <w:rtl w:val="0"/>
              </w:rPr>
              <w:t xml:space="preserve">Tier and description</w:t>
            </w:r>
          </w:p>
        </w:tc>
        <w:tc>
          <w:tcPr>
            <w:shd w:fill="006170" w:val="clear"/>
            <w:vAlign w:val="center"/>
          </w:tcPr>
          <w:p w:rsidR="00000000" w:rsidDel="00000000" w:rsidP="00000000" w:rsidRDefault="00000000" w:rsidRPr="00000000" w14:paraId="0000002C">
            <w:pPr>
              <w:widowControl w:val="0"/>
              <w:spacing w:after="0" w:before="0" w:line="276" w:lineRule="auto"/>
              <w:jc w:val="center"/>
              <w:rPr>
                <w:rFonts w:ascii="Archivo ExtraBold" w:cs="Archivo ExtraBold" w:eastAsia="Archivo ExtraBold" w:hAnsi="Archivo ExtraBold"/>
                <w:color w:val="ffffff"/>
                <w:sz w:val="24"/>
                <w:szCs w:val="24"/>
              </w:rPr>
            </w:pPr>
            <w:r w:rsidDel="00000000" w:rsidR="00000000" w:rsidRPr="00000000">
              <w:rPr>
                <w:rFonts w:ascii="Archivo ExtraBold" w:cs="Archivo ExtraBold" w:eastAsia="Archivo ExtraBold" w:hAnsi="Archivo ExtraBold"/>
                <w:color w:val="ffffff"/>
                <w:sz w:val="24"/>
                <w:szCs w:val="24"/>
                <w:rtl w:val="0"/>
              </w:rPr>
              <w:t xml:space="preserve">Kickoff before live</w:t>
            </w:r>
          </w:p>
        </w:tc>
      </w:tr>
      <w:tr>
        <w:trPr>
          <w:cantSplit w:val="0"/>
          <w:tblHeader w:val="0"/>
        </w:trPr>
        <w:tc>
          <w:tcPr>
            <w:shd w:fill="34e5e2" w:val="clear"/>
            <w:tcMar>
              <w:top w:w="43.2" w:type="dxa"/>
              <w:left w:w="43.2" w:type="dxa"/>
              <w:bottom w:w="43.2" w:type="dxa"/>
              <w:right w:w="43.2" w:type="dxa"/>
            </w:tcMar>
            <w:vAlign w:val="center"/>
          </w:tcPr>
          <w:p w:rsidR="00000000" w:rsidDel="00000000" w:rsidP="00000000" w:rsidRDefault="00000000" w:rsidRPr="00000000" w14:paraId="0000002D">
            <w:pPr>
              <w:widowControl w:val="0"/>
              <w:spacing w:after="0" w:before="0" w:line="240" w:lineRule="auto"/>
              <w:jc w:val="center"/>
              <w:rPr>
                <w:rFonts w:ascii="Archivo ExtraBold" w:cs="Archivo ExtraBold" w:eastAsia="Archivo ExtraBold" w:hAnsi="Archivo ExtraBold"/>
                <w:color w:val="ffffff"/>
                <w:sz w:val="2"/>
                <w:szCs w:val="2"/>
              </w:rPr>
            </w:pPr>
            <w:r w:rsidDel="00000000" w:rsidR="00000000" w:rsidRPr="00000000">
              <w:rPr>
                <w:rtl w:val="0"/>
              </w:rPr>
            </w:r>
          </w:p>
        </w:tc>
        <w:tc>
          <w:tcPr>
            <w:shd w:fill="34e5e2" w:val="clear"/>
            <w:tcMar>
              <w:top w:w="43.2" w:type="dxa"/>
              <w:left w:w="43.2" w:type="dxa"/>
              <w:bottom w:w="43.2" w:type="dxa"/>
              <w:right w:w="43.2" w:type="dxa"/>
            </w:tcMar>
            <w:vAlign w:val="center"/>
          </w:tcPr>
          <w:p w:rsidR="00000000" w:rsidDel="00000000" w:rsidP="00000000" w:rsidRDefault="00000000" w:rsidRPr="00000000" w14:paraId="0000002E">
            <w:pPr>
              <w:widowControl w:val="0"/>
              <w:spacing w:after="0" w:before="0" w:line="240" w:lineRule="auto"/>
              <w:jc w:val="center"/>
              <w:rPr>
                <w:rFonts w:ascii="Archivo ExtraBold" w:cs="Archivo ExtraBold" w:eastAsia="Archivo ExtraBold" w:hAnsi="Archivo ExtraBold"/>
                <w:color w:val="ffffff"/>
                <w:sz w:val="2"/>
                <w:szCs w:val="2"/>
              </w:rPr>
            </w:pPr>
            <w:r w:rsidDel="00000000" w:rsidR="00000000" w:rsidRPr="00000000">
              <w:rPr>
                <w:rtl w:val="0"/>
              </w:rPr>
            </w:r>
          </w:p>
        </w:tc>
      </w:tr>
      <w:tr>
        <w:trPr>
          <w:cantSplit w:val="0"/>
          <w:tblHeader w:val="0"/>
        </w:trPr>
        <w:tc>
          <w:tcPr>
            <w:tcMar>
              <w:top w:w="144.0" w:type="dxa"/>
              <w:left w:w="144.0" w:type="dxa"/>
              <w:bottom w:w="144.0" w:type="dxa"/>
              <w:right w:w="144.0" w:type="dxa"/>
            </w:tcMar>
            <w:vAlign w:val="center"/>
          </w:tcPr>
          <w:p w:rsidR="00000000" w:rsidDel="00000000" w:rsidP="00000000" w:rsidRDefault="00000000" w:rsidRPr="00000000" w14:paraId="0000002F">
            <w:pPr>
              <w:widowControl w:val="0"/>
              <w:spacing w:after="0" w:before="0" w:line="276" w:lineRule="auto"/>
              <w:rPr>
                <w:rFonts w:ascii="Roboto" w:cs="Roboto" w:eastAsia="Roboto" w:hAnsi="Roboto"/>
                <w:color w:val="082029"/>
              </w:rPr>
            </w:pPr>
            <w:r w:rsidDel="00000000" w:rsidR="00000000" w:rsidRPr="00000000">
              <w:rPr>
                <w:rFonts w:ascii="Roboto" w:cs="Roboto" w:eastAsia="Roboto" w:hAnsi="Roboto"/>
                <w:b w:val="1"/>
                <w:bCs w:val="1"/>
                <w:color w:val="082029"/>
                <w:rtl w:val="0"/>
              </w:rPr>
              <w:t xml:space="preserve">Tier 1:</w:t>
            </w:r>
            <w:r w:rsidDel="00000000" w:rsidR="00000000" w:rsidRPr="00000000">
              <w:rPr>
                <w:rFonts w:ascii="Roboto" w:cs="Roboto" w:eastAsia="Roboto" w:hAnsi="Roboto"/>
                <w:color w:val="082029"/>
                <w:rtl w:val="0"/>
              </w:rPr>
              <w:t xml:space="preserve"> New portfolio solution or portfolio level change, new market, innovation, unique competitive differentiator</w:t>
            </w:r>
          </w:p>
        </w:tc>
        <w:tc>
          <w:tcPr>
            <w:tcMar>
              <w:top w:w="144.0" w:type="dxa"/>
              <w:left w:w="144.0" w:type="dxa"/>
              <w:bottom w:w="144.0" w:type="dxa"/>
              <w:right w:w="144.0" w:type="dxa"/>
            </w:tcMar>
            <w:vAlign w:val="center"/>
          </w:tcPr>
          <w:p w:rsidR="00000000" w:rsidDel="00000000" w:rsidP="00000000" w:rsidRDefault="00000000" w:rsidRPr="00000000" w14:paraId="00000030">
            <w:pPr>
              <w:widowControl w:val="0"/>
              <w:spacing w:after="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8 weeks</w:t>
            </w:r>
          </w:p>
        </w:tc>
      </w:tr>
      <w:tr>
        <w:trPr>
          <w:cantSplit w:val="0"/>
          <w:tblHeader w:val="0"/>
        </w:trPr>
        <w:tc>
          <w:tcPr>
            <w:shd w:fill="f2f2f2" w:val="clear"/>
            <w:tcMar>
              <w:top w:w="144.0" w:type="dxa"/>
              <w:left w:w="144.0" w:type="dxa"/>
              <w:bottom w:w="144.0" w:type="dxa"/>
              <w:right w:w="144.0" w:type="dxa"/>
            </w:tcMar>
            <w:vAlign w:val="center"/>
          </w:tcPr>
          <w:p w:rsidR="00000000" w:rsidDel="00000000" w:rsidP="00000000" w:rsidRDefault="00000000" w:rsidRPr="00000000" w14:paraId="00000031">
            <w:pPr>
              <w:widowControl w:val="0"/>
              <w:spacing w:after="0" w:before="0" w:line="276" w:lineRule="auto"/>
              <w:rPr>
                <w:rFonts w:ascii="Roboto" w:cs="Roboto" w:eastAsia="Roboto" w:hAnsi="Roboto"/>
                <w:color w:val="082029"/>
              </w:rPr>
            </w:pPr>
            <w:r w:rsidDel="00000000" w:rsidR="00000000" w:rsidRPr="00000000">
              <w:rPr>
                <w:rFonts w:ascii="Roboto" w:cs="Roboto" w:eastAsia="Roboto" w:hAnsi="Roboto"/>
                <w:b w:val="1"/>
                <w:bCs w:val="1"/>
                <w:color w:val="082029"/>
                <w:rtl w:val="0"/>
              </w:rPr>
              <w:t xml:space="preserve">Tier 2: </w:t>
            </w:r>
            <w:r w:rsidDel="00000000" w:rsidR="00000000" w:rsidRPr="00000000">
              <w:rPr>
                <w:rFonts w:ascii="Roboto" w:cs="Roboto" w:eastAsia="Roboto" w:hAnsi="Roboto"/>
                <w:color w:val="082029"/>
                <w:rtl w:val="0"/>
              </w:rPr>
              <w:t xml:space="preserve">New major capability or overhaul of capability for a product, pricing and packaging changes, new revenue streams, notable company recognitions</w:t>
            </w:r>
          </w:p>
        </w:tc>
        <w:tc>
          <w:tcPr>
            <w:shd w:fill="f2f2f2" w:val="clear"/>
            <w:tcMar>
              <w:top w:w="144.0" w:type="dxa"/>
              <w:left w:w="144.0" w:type="dxa"/>
              <w:bottom w:w="144.0" w:type="dxa"/>
              <w:right w:w="144.0" w:type="dxa"/>
            </w:tcMar>
            <w:vAlign w:val="center"/>
          </w:tcPr>
          <w:p w:rsidR="00000000" w:rsidDel="00000000" w:rsidP="00000000" w:rsidRDefault="00000000" w:rsidRPr="00000000" w14:paraId="00000032">
            <w:pPr>
              <w:widowControl w:val="0"/>
              <w:spacing w:after="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6 weeks</w:t>
            </w:r>
          </w:p>
        </w:tc>
      </w:tr>
      <w:tr>
        <w:trPr>
          <w:cantSplit w:val="0"/>
          <w:tblHeader w:val="0"/>
        </w:trPr>
        <w:tc>
          <w:tcPr>
            <w:tcMar>
              <w:top w:w="144.0" w:type="dxa"/>
              <w:left w:w="144.0" w:type="dxa"/>
              <w:bottom w:w="144.0" w:type="dxa"/>
              <w:right w:w="144.0" w:type="dxa"/>
            </w:tcMar>
            <w:vAlign w:val="center"/>
          </w:tcPr>
          <w:p w:rsidR="00000000" w:rsidDel="00000000" w:rsidP="00000000" w:rsidRDefault="00000000" w:rsidRPr="00000000" w14:paraId="00000033">
            <w:pPr>
              <w:widowControl w:val="0"/>
              <w:spacing w:after="0" w:before="0" w:line="276" w:lineRule="auto"/>
              <w:rPr>
                <w:rFonts w:ascii="Roboto" w:cs="Roboto" w:eastAsia="Roboto" w:hAnsi="Roboto"/>
                <w:color w:val="082029"/>
              </w:rPr>
            </w:pPr>
            <w:r w:rsidDel="00000000" w:rsidR="00000000" w:rsidRPr="00000000">
              <w:rPr>
                <w:rFonts w:ascii="Roboto" w:cs="Roboto" w:eastAsia="Roboto" w:hAnsi="Roboto"/>
                <w:b w:val="1"/>
                <w:bCs w:val="1"/>
                <w:color w:val="082029"/>
                <w:rtl w:val="0"/>
              </w:rPr>
              <w:t xml:space="preserve">Tier 3:</w:t>
            </w:r>
            <w:r w:rsidDel="00000000" w:rsidR="00000000" w:rsidRPr="00000000">
              <w:rPr>
                <w:rFonts w:ascii="Roboto" w:cs="Roboto" w:eastAsia="Roboto" w:hAnsi="Roboto"/>
                <w:color w:val="082029"/>
                <w:rtl w:val="0"/>
              </w:rPr>
              <w:t xml:space="preserve"> New feature, core releases, moderate product changes</w:t>
            </w:r>
          </w:p>
        </w:tc>
        <w:tc>
          <w:tcPr>
            <w:tcMar>
              <w:top w:w="144.0" w:type="dxa"/>
              <w:left w:w="144.0" w:type="dxa"/>
              <w:bottom w:w="144.0" w:type="dxa"/>
              <w:right w:w="144.0" w:type="dxa"/>
            </w:tcMar>
            <w:vAlign w:val="center"/>
          </w:tcPr>
          <w:p w:rsidR="00000000" w:rsidDel="00000000" w:rsidP="00000000" w:rsidRDefault="00000000" w:rsidRPr="00000000" w14:paraId="00000034">
            <w:pPr>
              <w:widowControl w:val="0"/>
              <w:spacing w:after="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No kickoff - no external materials</w:t>
            </w:r>
          </w:p>
        </w:tc>
      </w:tr>
      <w:tr>
        <w:trPr>
          <w:cantSplit w:val="0"/>
          <w:tblHeader w:val="0"/>
        </w:trPr>
        <w:tc>
          <w:tcPr>
            <w:shd w:fill="f2f2f2" w:val="clear"/>
            <w:tcMar>
              <w:top w:w="144.0" w:type="dxa"/>
              <w:left w:w="144.0" w:type="dxa"/>
              <w:bottom w:w="144.0" w:type="dxa"/>
              <w:right w:w="144.0" w:type="dxa"/>
            </w:tcMar>
            <w:vAlign w:val="center"/>
          </w:tcPr>
          <w:p w:rsidR="00000000" w:rsidDel="00000000" w:rsidP="00000000" w:rsidRDefault="00000000" w:rsidRPr="00000000" w14:paraId="00000035">
            <w:pPr>
              <w:widowControl w:val="0"/>
              <w:spacing w:after="0" w:before="0" w:line="276" w:lineRule="auto"/>
              <w:rPr>
                <w:rFonts w:ascii="Roboto" w:cs="Roboto" w:eastAsia="Roboto" w:hAnsi="Roboto"/>
                <w:color w:val="082029"/>
              </w:rPr>
            </w:pPr>
            <w:r w:rsidDel="00000000" w:rsidR="00000000" w:rsidRPr="00000000">
              <w:rPr>
                <w:rFonts w:ascii="Roboto" w:cs="Roboto" w:eastAsia="Roboto" w:hAnsi="Roboto"/>
                <w:b w:val="1"/>
                <w:bCs w:val="1"/>
                <w:color w:val="082029"/>
                <w:rtl w:val="0"/>
              </w:rPr>
              <w:t xml:space="preserve">Tier 4:</w:t>
            </w:r>
            <w:r w:rsidDel="00000000" w:rsidR="00000000" w:rsidRPr="00000000">
              <w:rPr>
                <w:rFonts w:ascii="Roboto" w:cs="Roboto" w:eastAsia="Roboto" w:hAnsi="Roboto"/>
                <w:color w:val="082029"/>
                <w:rtl w:val="0"/>
              </w:rPr>
              <w:t xml:space="preserve"> Hotfix, bug or security fix</w:t>
            </w:r>
          </w:p>
        </w:tc>
        <w:tc>
          <w:tcPr>
            <w:shd w:fill="f2f2f2" w:val="clear"/>
            <w:tcMar>
              <w:top w:w="144.0" w:type="dxa"/>
              <w:left w:w="144.0" w:type="dxa"/>
              <w:bottom w:w="144.0" w:type="dxa"/>
              <w:right w:w="144.0" w:type="dxa"/>
            </w:tcMar>
            <w:vAlign w:val="center"/>
          </w:tcPr>
          <w:p w:rsidR="00000000" w:rsidDel="00000000" w:rsidP="00000000" w:rsidRDefault="00000000" w:rsidRPr="00000000" w14:paraId="00000036">
            <w:pPr>
              <w:widowControl w:val="0"/>
              <w:spacing w:after="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No kickoff - no external materials</w:t>
            </w:r>
          </w:p>
        </w:tc>
      </w:tr>
    </w:tbl>
    <w:p w:rsidR="00000000" w:rsidDel="00000000" w:rsidP="00000000" w:rsidRDefault="00000000" w:rsidRPr="00000000" w14:paraId="00000037">
      <w:pPr>
        <w:pStyle w:val="Heading1"/>
        <w:spacing w:after="120" w:before="0" w:line="276" w:lineRule="auto"/>
        <w:rPr>
          <w:rFonts w:ascii="Roboto" w:cs="Roboto" w:eastAsia="Roboto" w:hAnsi="Roboto"/>
        </w:rPr>
        <w:sectPr>
          <w:headerReference r:id="rId8" w:type="default"/>
          <w:headerReference r:id="rId9" w:type="first"/>
          <w:footerReference r:id="rId10" w:type="default"/>
          <w:footerReference r:id="rId11" w:type="first"/>
          <w:pgSz w:h="15840" w:w="12240" w:orient="portrait"/>
          <w:pgMar w:bottom="1440" w:top="1296" w:left="1440" w:right="1440" w:header="288" w:footer="431.99999999999994"/>
          <w:pgNumType w:start="1"/>
          <w:titlePg w:val="1"/>
        </w:sectPr>
      </w:pPr>
      <w:bookmarkStart w:colFirst="0" w:colLast="0" w:name="_10rp8fa173re" w:id="11"/>
      <w:bookmarkEnd w:id="11"/>
      <w:r w:rsidDel="00000000" w:rsidR="00000000" w:rsidRPr="00000000">
        <w:rPr>
          <w:rtl w:val="0"/>
        </w:rPr>
      </w:r>
    </w:p>
    <w:p w:rsidR="00000000" w:rsidDel="00000000" w:rsidP="00000000" w:rsidRDefault="00000000" w:rsidRPr="00000000" w14:paraId="00000038">
      <w:pPr>
        <w:pStyle w:val="Heading1"/>
        <w:spacing w:after="120" w:before="0" w:line="276" w:lineRule="auto"/>
        <w:rPr>
          <w:rFonts w:ascii="Archivo SemiBold" w:cs="Archivo SemiBold" w:eastAsia="Archivo SemiBold" w:hAnsi="Archivo SemiBold"/>
          <w:color w:val="082029"/>
        </w:rPr>
      </w:pPr>
      <w:bookmarkStart w:colFirst="0" w:colLast="0" w:name="_sf2li81f7kvv" w:id="12"/>
      <w:bookmarkEnd w:id="12"/>
      <w:r w:rsidDel="00000000" w:rsidR="00000000" w:rsidRPr="00000000">
        <w:rPr>
          <w:rFonts w:ascii="Archivo SemiBold" w:cs="Archivo SemiBold" w:eastAsia="Archivo SemiBold" w:hAnsi="Archivo SemiBold"/>
          <w:color w:val="082029"/>
          <w:rtl w:val="0"/>
        </w:rPr>
        <w:t xml:space="preserve">Contents</w:t>
      </w:r>
    </w:p>
    <w:p w:rsidR="00000000" w:rsidDel="00000000" w:rsidP="00000000" w:rsidRDefault="00000000" w:rsidRPr="00000000" w14:paraId="00000039">
      <w:pPr>
        <w:spacing w:after="120" w:before="0" w:line="276" w:lineRule="auto"/>
        <w:rPr/>
      </w:pPr>
      <w:r w:rsidDel="00000000" w:rsidR="00000000" w:rsidRPr="00000000">
        <w:rPr>
          <w:rtl w:val="0"/>
        </w:rPr>
      </w:r>
    </w:p>
    <w:sdt>
      <w:sdtPr>
        <w:id w:val="-1846513873"/>
        <w:docPartObj>
          <w:docPartGallery w:val="Table of Contents"/>
          <w:docPartUnique w:val="1"/>
        </w:docPartObj>
      </w:sdtPr>
      <w:sdtContent>
        <w:p w:rsidR="00000000" w:rsidDel="00000000" w:rsidP="00000000" w:rsidRDefault="00000000" w:rsidRPr="00000000" w14:paraId="0000003A">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96dzai674c2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Purpose of the playbook</w:t>
              <w:tab/>
              <w:t xml:space="preserve">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rPr>
              <w:b w:val="1"/>
              <w:bCs w:val="1"/>
              <w:color w:val="000000"/>
              <w:u w:val="none"/>
            </w:rPr>
          </w:pPr>
          <w:hyperlink w:anchor="_hi32au34wyz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 is a campaign?</w:t>
              <w:tab/>
              <w:t xml:space="preserve">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rPr>
              <w:b w:val="1"/>
              <w:bCs w:val="1"/>
              <w:color w:val="000000"/>
              <w:u w:val="none"/>
            </w:rPr>
          </w:pPr>
          <w:hyperlink w:anchor="_a0jq1oo33f7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When should a campaign start?</w:t>
              <w:tab/>
              <w:t xml:space="preserve">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color w:val="000000"/>
              <w:u w:val="none"/>
            </w:rPr>
          </w:pPr>
          <w:hyperlink w:anchor="_3jk0n0rx5kp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 timeline</w:t>
              <w:tab/>
              <w:t xml:space="preserve">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color w:val="000000"/>
              <w:u w:val="none"/>
            </w:rPr>
          </w:pPr>
          <w:hyperlink w:anchor="_69vnhi7nnja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launch tiers and kickoff timelines</w:t>
              <w:tab/>
              <w:t xml:space="preserve">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rPr>
              <w:b w:val="1"/>
              <w:bCs w:val="1"/>
              <w:color w:val="000000"/>
              <w:u w:val="none"/>
            </w:rPr>
          </w:pPr>
          <w:hyperlink w:anchor="_sf2li81f7kv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Contents</w:t>
              <w:tab/>
              <w:t xml:space="preserve">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rPr>
              <w:b w:val="1"/>
              <w:bCs w:val="1"/>
              <w:color w:val="000000"/>
              <w:u w:val="none"/>
            </w:rPr>
          </w:pPr>
          <w:hyperlink w:anchor="_d16hp3gf3l9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Campaign Managers</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rPr>
              <w:b w:val="1"/>
              <w:bCs w:val="1"/>
              <w:color w:val="000000"/>
              <w:u w:val="none"/>
            </w:rPr>
          </w:pPr>
          <w:hyperlink w:anchor="_bsvml0rcxir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Supporting team members</w:t>
              <w:tab/>
              <w:t xml:space="preserve">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rPr>
              <w:b w:val="1"/>
              <w:bCs w:val="1"/>
              <w:color w:val="000000"/>
              <w:u w:val="none"/>
            </w:rPr>
          </w:pPr>
          <w:hyperlink w:anchor="_hnlkuhaikzp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Campaign RACI</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color w:val="000000"/>
              <w:u w:val="none"/>
            </w:rPr>
          </w:pPr>
          <w:hyperlink w:anchor="_gijy0576z9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Responsible</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rPr>
              <w:color w:val="000000"/>
              <w:u w:val="none"/>
            </w:rPr>
          </w:pPr>
          <w:hyperlink w:anchor="_84iv7tnllb9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 These expectations apply to all Marketing team members, regardless of role or reporting structure:</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rPr>
              <w:color w:val="000000"/>
              <w:u w:val="none"/>
            </w:rPr>
          </w:pPr>
          <w:hyperlink w:anchor="_5epf4rkmqx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 and Creative</w:t>
              <w:tab/>
              <w:t xml:space="preserve">10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rPr>
              <w:color w:val="000000"/>
              <w:u w:val="none"/>
            </w:rPr>
          </w:pPr>
          <w:hyperlink w:anchor="_qcn51blakcs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 Marketing</w:t>
              <w:tab/>
              <w:t xml:space="preserve">10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rPr>
              <w:color w:val="000000"/>
              <w:u w:val="none"/>
            </w:rPr>
          </w:pPr>
          <w:hyperlink w:anchor="_e9b1asqafh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Paid</w:t>
              <w:tab/>
              <w:t xml:space="preserve">10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rPr>
              <w:color w:val="000000"/>
              <w:u w:val="none"/>
            </w:rPr>
          </w:pPr>
          <w:hyperlink w:anchor="_bjiz6bd36uv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Partner/Alliances</w:t>
              <w:tab/>
              <w:t xml:space="preserve">10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rPr>
              <w:color w:val="000000"/>
              <w:u w:val="none"/>
            </w:rPr>
          </w:pPr>
          <w:hyperlink w:anchor="_rjcu5uj6w2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Marketing</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rPr>
              <w:color w:val="000000"/>
              <w:u w:val="none"/>
            </w:rPr>
          </w:pPr>
          <w:hyperlink w:anchor="_v95hn8gkw96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 / AR</w:t>
              <w:tab/>
              <w:t xml:space="preserve">11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firstLine="0"/>
            <w:rPr>
              <w:color w:val="000000"/>
              <w:u w:val="none"/>
            </w:rPr>
          </w:pPr>
          <w:hyperlink w:anchor="_g3m7z523yk2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Reporting / MarOps</w:t>
              <w:tab/>
              <w:t xml:space="preserve">11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720" w:firstLine="0"/>
            <w:rPr>
              <w:color w:val="000000"/>
              <w:u w:val="none"/>
            </w:rPr>
          </w:pPr>
          <w:hyperlink w:anchor="_xs5hd2vv8c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SEO/GEO</w:t>
              <w:tab/>
              <w:t xml:space="preserve">11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720" w:firstLine="0"/>
            <w:rPr>
              <w:color w:val="000000"/>
              <w:u w:val="none"/>
            </w:rPr>
          </w:pPr>
          <w:hyperlink w:anchor="_oetczbey0w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w:t>
              <w:tab/>
              <w:t xml:space="preserve">12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firstLine="0"/>
            <w:rPr>
              <w:color w:val="000000"/>
              <w:u w:val="none"/>
            </w:rPr>
          </w:pPr>
          <w:hyperlink w:anchor="_2b0wkgkjmb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w:t>
              <w:tab/>
              <w:t xml:space="preserve">12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color w:val="000000"/>
              <w:u w:val="none"/>
            </w:rPr>
          </w:pPr>
          <w:hyperlink w:anchor="_d8o0zbpcxw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Accountable</w:t>
              <w:tab/>
              <w:t xml:space="preserve">12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720" w:firstLine="0"/>
            <w:rPr>
              <w:color w:val="000000"/>
              <w:u w:val="none"/>
            </w:rPr>
          </w:pPr>
          <w:hyperlink w:anchor="_cbhp4jfd7n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Campaign Manager</w:t>
              <w:tab/>
              <w:t xml:space="preserve">12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color w:val="000000"/>
              <w:u w:val="none"/>
            </w:rPr>
          </w:pPr>
          <w:hyperlink w:anchor="_bqhdarhpf1r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Contributing</w:t>
              <w:tab/>
              <w:t xml:space="preserve">13</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color w:val="000000"/>
              <w:u w:val="none"/>
            </w:rPr>
          </w:pPr>
          <w:hyperlink w:anchor="_3ecyo56g6q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Informed</w:t>
              <w:tab/>
              <w:t xml:space="preserve">13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rPr>
              <w:b w:val="1"/>
              <w:bCs w:val="1"/>
              <w:color w:val="000000"/>
              <w:u w:val="none"/>
            </w:rPr>
          </w:pPr>
          <w:hyperlink w:anchor="_1o19se1j5gr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1: Campaign kickoff - setup and prep</w:t>
              <w:tab/>
              <w:t xml:space="preserve">13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color w:val="000000"/>
              <w:u w:val="none"/>
            </w:rPr>
          </w:pPr>
          <w:hyperlink w:anchor="_uibuxmhkq8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Campaign name</w:t>
              <w:tab/>
              <w:t xml:space="preserve">14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color w:val="000000"/>
              <w:u w:val="none"/>
            </w:rPr>
          </w:pPr>
          <w:hyperlink w:anchor="_536n32nc2g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Campaign folder on Shared Google Drive</w:t>
              <w:tab/>
              <w:t xml:space="preserve">14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color w:val="000000"/>
              <w:u w:val="none"/>
            </w:rPr>
          </w:pPr>
          <w:hyperlink w:anchor="_29w2h08wiha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Campaign setup in Asana</w:t>
              <w:tab/>
              <w:t xml:space="preserve">15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1080" w:firstLine="0"/>
            <w:rPr>
              <w:color w:val="000000"/>
              <w:u w:val="none"/>
            </w:rPr>
          </w:pPr>
          <w:hyperlink w:anchor="_lj2c9soezc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Campaign theme portfolio</w:t>
              <w:tab/>
              <w:t xml:space="preserve">16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1080" w:firstLine="0"/>
            <w:rPr>
              <w:color w:val="000000"/>
              <w:u w:val="none"/>
            </w:rPr>
          </w:pPr>
          <w:hyperlink w:anchor="_rt9z3dwc1p9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Campaign portfolio creation</w:t>
              <w:tab/>
              <w:t xml:space="preserve">16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1080" w:firstLine="0"/>
            <w:rPr>
              <w:color w:val="000000"/>
              <w:u w:val="none"/>
            </w:rPr>
          </w:pPr>
          <w:hyperlink w:anchor="_yo5fb0k39d2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Projects</w:t>
              <w:tab/>
              <w:t xml:space="preserve">17</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1080" w:firstLine="0"/>
            <w:rPr>
              <w:color w:val="000000"/>
              <w:u w:val="none"/>
            </w:rPr>
          </w:pPr>
          <w:hyperlink w:anchor="_2z028pmwh87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set up a project template</w:t>
              <w:tab/>
              <w:t xml:space="preserve">17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1080" w:firstLine="0"/>
            <w:rPr>
              <w:color w:val="000000"/>
              <w:u w:val="none"/>
            </w:rPr>
          </w:pPr>
          <w:hyperlink w:anchor="_sbiipe6j04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Portfolio structure</w:t>
              <w:tab/>
              <w:t xml:space="preserve">18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color w:val="000000"/>
              <w:u w:val="none"/>
            </w:rPr>
          </w:pPr>
          <w:hyperlink w:anchor="_fgxclyq6yt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team established</w:t>
              <w:tab/>
              <w:t xml:space="preserve">18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color w:val="000000"/>
              <w:u w:val="none"/>
            </w:rPr>
          </w:pPr>
          <w:hyperlink w:anchor="_ge4987ebsjw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w:t>
              <w:tab/>
              <w:t xml:space="preserve">19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firstLine="0"/>
            <w:rPr>
              <w:color w:val="000000"/>
              <w:u w:val="none"/>
            </w:rPr>
          </w:pPr>
          <w:hyperlink w:anchor="_py6756z7x1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w:t>
              <w:tab/>
              <w:t xml:space="preserve">19</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rPr>
              <w:color w:val="000000"/>
              <w:u w:val="none"/>
            </w:rPr>
          </w:pPr>
          <w:hyperlink w:anchor="_dgerpkq45b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matter experts (SMEs)</w:t>
              <w:tab/>
              <w:t xml:space="preserve">19</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firstLine="0"/>
            <w:rPr>
              <w:color w:val="000000"/>
              <w:u w:val="none"/>
            </w:rPr>
          </w:pPr>
          <w:hyperlink w:anchor="_epc2bovuxsk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Redwood customers</w:t>
              <w:tab/>
              <w:t xml:space="preserve">19</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firstLine="0"/>
            <w:rPr>
              <w:color w:val="000000"/>
              <w:u w:val="none"/>
            </w:rPr>
          </w:pPr>
          <w:hyperlink w:anchor="_iswmkvhjnbu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Analysts</w:t>
              <w:tab/>
              <w:t xml:space="preserve">20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color w:val="000000"/>
              <w:u w:val="none"/>
            </w:rPr>
          </w:pPr>
          <w:hyperlink w:anchor="_fxuw3tbbycx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🏁Messaging and positioning</w:t>
              <w:tab/>
              <w:t xml:space="preserve">20</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color w:val="000000"/>
              <w:u w:val="none"/>
            </w:rPr>
          </w:pPr>
          <w:hyperlink w:anchor="_71qnffu3kiy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Slack channel</w:t>
              <w:tab/>
              <w:t xml:space="preserve">21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color w:val="000000"/>
              <w:u w:val="none"/>
            </w:rPr>
          </w:pPr>
          <w:hyperlink w:anchor="_vk81j44r0fp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Keyword research and assets</w:t>
              <w:tab/>
              <w:t xml:space="preserve">21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color w:val="000000"/>
              <w:u w:val="none"/>
            </w:rPr>
          </w:pPr>
          <w:hyperlink w:anchor="_tn2ibgc15s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Scheduling and materials for kickoff</w:t>
              <w:tab/>
              <w:t xml:space="preserve">22</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color w:val="000000"/>
              <w:u w:val="none"/>
            </w:rPr>
          </w:pPr>
          <w:hyperlink w:anchor="_pb4gifnh61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Turnaround time by deliverable for planning</w:t>
              <w:tab/>
              <w:t xml:space="preserve">23</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rPr>
              <w:b w:val="1"/>
              <w:bCs w:val="1"/>
              <w:color w:val="000000"/>
              <w:u w:val="none"/>
            </w:rPr>
          </w:pPr>
          <w:hyperlink w:anchor="_9wke34h1x8z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🏁Campaign kickoff meeting</w:t>
              <w:tab/>
              <w:t xml:space="preserve">24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color w:val="000000"/>
              <w:u w:val="none"/>
            </w:rPr>
          </w:pPr>
          <w:hyperlink w:anchor="_m6hgs7kttp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Kickoff expectations</w:t>
              <w:tab/>
              <w:t xml:space="preserve">25</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rPr>
              <w:b w:val="1"/>
              <w:bCs w:val="1"/>
              <w:color w:val="000000"/>
              <w:u w:val="none"/>
            </w:rPr>
          </w:pPr>
          <w:hyperlink w:anchor="_cq648hihamf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2: Campaign development (post-kickoff)</w:t>
              <w:tab/>
              <w:t xml:space="preserve">25</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firstLine="0"/>
            <w:rPr>
              <w:color w:val="000000"/>
              <w:u w:val="none"/>
            </w:rPr>
          </w:pPr>
          <w:hyperlink w:anchor="_4qnshankm1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Adding deliverables to Asana</w:t>
              <w:tab/>
              <w:t xml:space="preserve">25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720" w:firstLine="0"/>
            <w:rPr>
              <w:color w:val="000000"/>
              <w:u w:val="none"/>
            </w:rPr>
          </w:pPr>
          <w:hyperlink w:anchor="_fo5u2movdc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Adding folders to the Google folder</w:t>
              <w:tab/>
              <w:t xml:space="preserve">28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rPr>
              <w:b w:val="1"/>
              <w:bCs w:val="1"/>
              <w:color w:val="000000"/>
              <w:u w:val="none"/>
            </w:rPr>
          </w:pPr>
          <w:hyperlink w:anchor="_b9mbauziixm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Reporting</w:t>
              <w:tab/>
              <w:t xml:space="preserve">29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color w:val="000000"/>
              <w:u w:val="none"/>
            </w:rPr>
          </w:pPr>
          <w:hyperlink w:anchor="_x04nwd25rt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Channel performance</w:t>
              <w:tab/>
              <w:t xml:space="preserve">30</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720" w:firstLine="0"/>
            <w:rPr>
              <w:color w:val="000000"/>
              <w:u w:val="none"/>
            </w:rPr>
          </w:pPr>
          <w:hyperlink w:anchor="_ygnz4im9dxy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w:t>
              <w:tab/>
              <w:t xml:space="preserve">30</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720" w:firstLine="0"/>
            <w:rPr>
              <w:color w:val="000000"/>
              <w:u w:val="none"/>
            </w:rPr>
          </w:pPr>
          <w:hyperlink w:anchor="_ski89cyucx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w:t>
              <w:tab/>
              <w:t xml:space="preserve">30</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720" w:firstLine="0"/>
            <w:rPr>
              <w:color w:val="000000"/>
              <w:u w:val="none"/>
            </w:rPr>
          </w:pPr>
          <w:hyperlink w:anchor="_guojhfklgd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Paid media (search, social, display)</w:t>
              <w:tab/>
              <w:t xml:space="preserve">30</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720" w:firstLine="0"/>
            <w:rPr>
              <w:color w:val="000000"/>
              <w:u w:val="none"/>
            </w:rPr>
          </w:pPr>
          <w:hyperlink w:anchor="_79x9gf8mdv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Organic social</w:t>
              <w:tab/>
              <w:t xml:space="preserve">30</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720" w:firstLine="0"/>
            <w:rPr>
              <w:color w:val="000000"/>
              <w:u w:val="none"/>
            </w:rPr>
          </w:pPr>
          <w:hyperlink w:anchor="_m32sesm9gv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w:t>
              <w:tab/>
              <w:t xml:space="preserve">30</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rPr>
              <w:color w:val="000000"/>
              <w:u w:val="none"/>
            </w:rPr>
          </w:pPr>
          <w:hyperlink w:anchor="_oc02r36j88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Funnel impact</w:t>
              <w:tab/>
              <w:t xml:space="preserve">30</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rPr>
              <w:color w:val="000000"/>
              <w:u w:val="none"/>
            </w:rPr>
          </w:pPr>
          <w:hyperlink w:anchor="_4kprnjlaxpu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adoption - applicable to product launches</w:t>
              <w:tab/>
              <w:t xml:space="preserve">31</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rPr>
              <w:b w:val="1"/>
              <w:bCs w:val="1"/>
              <w:color w:val="000000"/>
              <w:u w:val="none"/>
            </w:rPr>
          </w:pPr>
          <w:hyperlink w:anchor="_zc6soa1chfv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Communications and channels</w:t>
              <w:tab/>
              <w:t xml:space="preserve">31</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rPr>
              <w:color w:val="000000"/>
              <w:u w:val="none"/>
            </w:rPr>
          </w:pPr>
          <w:hyperlink w:anchor="_2asv6l7ryt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updates</w:t>
              <w:tab/>
              <w:t xml:space="preserve">31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360" w:firstLine="0"/>
            <w:rPr>
              <w:color w:val="000000"/>
              <w:u w:val="none"/>
            </w:rPr>
          </w:pPr>
          <w:hyperlink w:anchor="_pvhglrufwnn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Feedback and approvals during asset creation</w:t>
              <w:tab/>
              <w:t xml:space="preserve">32</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360" w:firstLine="0"/>
            <w:rPr>
              <w:color w:val="000000"/>
              <w:u w:val="none"/>
            </w:rPr>
          </w:pPr>
          <w:hyperlink w:anchor="_t41hpnffht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cadence</w:t>
              <w:tab/>
              <w:t xml:space="preserve">32</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rPr>
              <w:b w:val="1"/>
              <w:bCs w:val="1"/>
              <w:color w:val="000000"/>
              <w:u w:val="none"/>
            </w:rPr>
          </w:pPr>
          <w:hyperlink w:anchor="_oh7q2utjdyc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Resources</w:t>
              <w:tab/>
              <w:t xml:space="preserve">33</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360" w:firstLine="0"/>
            <w:rPr>
              <w:color w:val="000000"/>
              <w:u w:val="none"/>
            </w:rPr>
          </w:pPr>
          <w:hyperlink w:anchor="_uib59iuvzjb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Asana learning path</w:t>
              <w:tab/>
              <w:t xml:space="preserve">33</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rPr>
              <w:color w:val="000000"/>
              <w:u w:val="none"/>
            </w:rPr>
          </w:pPr>
          <w:hyperlink w:anchor="_rqzyeni02g9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Redwood Asana tutorial videos</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C">
      <w:pPr>
        <w:pStyle w:val="Heading1"/>
        <w:spacing w:after="120" w:before="0" w:line="276" w:lineRule="auto"/>
        <w:rPr>
          <w:rFonts w:ascii="Roboto" w:cs="Roboto" w:eastAsia="Roboto" w:hAnsi="Roboto"/>
          <w:b w:val="1"/>
          <w:bCs w:val="1"/>
          <w:sz w:val="22"/>
          <w:szCs w:val="22"/>
        </w:rPr>
      </w:pPr>
      <w:bookmarkStart w:colFirst="0" w:colLast="0" w:name="_fcoucio5iaev" w:id="13"/>
      <w:bookmarkEnd w:id="13"/>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spacing w:after="120" w:before="0" w:line="276" w:lineRule="auto"/>
        <w:rPr>
          <w:rFonts w:ascii="Roboto" w:cs="Roboto" w:eastAsia="Roboto" w:hAnsi="Roboto"/>
        </w:rPr>
      </w:pPr>
      <w:bookmarkStart w:colFirst="0" w:colLast="0" w:name="_d16hp3gf3l92" w:id="14"/>
      <w:bookmarkEnd w:id="14"/>
      <w:r w:rsidDel="00000000" w:rsidR="00000000" w:rsidRPr="00000000">
        <w:rPr>
          <w:rFonts w:ascii="Archivo SemiBold" w:cs="Archivo SemiBold" w:eastAsia="Archivo SemiBold" w:hAnsi="Archivo SemiBold"/>
          <w:color w:val="082029"/>
          <w:rtl w:val="0"/>
        </w:rPr>
        <w:t xml:space="preserve">Campaign Managers</w:t>
      </w:r>
      <w:r w:rsidDel="00000000" w:rsidR="00000000" w:rsidRPr="00000000">
        <w:rPr>
          <w:rtl w:val="0"/>
        </w:rPr>
      </w:r>
    </w:p>
    <w:p w:rsidR="00000000" w:rsidDel="00000000" w:rsidP="00000000" w:rsidRDefault="00000000" w:rsidRPr="00000000" w14:paraId="0000007E">
      <w:pPr>
        <w:widowControl w:val="0"/>
        <w:spacing w:after="120" w:before="0" w:line="276" w:lineRule="auto"/>
        <w:rPr>
          <w:rFonts w:ascii="Roboto" w:cs="Roboto" w:eastAsia="Roboto" w:hAnsi="Roboto"/>
        </w:rPr>
      </w:pPr>
      <w:r w:rsidDel="00000000" w:rsidR="00000000" w:rsidRPr="00000000">
        <w:rPr>
          <w:rFonts w:ascii="Roboto" w:cs="Roboto" w:eastAsia="Roboto" w:hAnsi="Roboto"/>
          <w:b w:val="1"/>
          <w:bCs w:val="1"/>
          <w:color w:val="082029"/>
          <w:rtl w:val="0"/>
        </w:rPr>
        <w:t xml:space="preserve">Campaign Manager</w:t>
      </w:r>
      <w:r w:rsidDel="00000000" w:rsidR="00000000" w:rsidRPr="00000000">
        <w:rPr>
          <w:rFonts w:ascii="Roboto" w:cs="Roboto" w:eastAsia="Roboto" w:hAnsi="Roboto"/>
          <w:color w:val="082029"/>
          <w:rtl w:val="0"/>
        </w:rPr>
        <w:t xml:space="preserve">s hold the ownership and accountability for delivering successful campaign launches and outcomes.</w:t>
      </w:r>
      <w:r w:rsidDel="00000000" w:rsidR="00000000" w:rsidRPr="00000000">
        <w:rPr>
          <w:rtl w:val="0"/>
        </w:rPr>
      </w:r>
    </w:p>
    <w:p w:rsidR="00000000" w:rsidDel="00000000" w:rsidP="00000000" w:rsidRDefault="00000000" w:rsidRPr="00000000" w14:paraId="0000007F">
      <w:pPr>
        <w:widowControl w:val="0"/>
        <w:spacing w:after="120" w:lineRule="auto"/>
        <w:rPr>
          <w:rFonts w:ascii="Roboto" w:cs="Roboto" w:eastAsia="Roboto" w:hAnsi="Roboto"/>
        </w:rPr>
      </w:pPr>
      <w:r w:rsidDel="00000000" w:rsidR="00000000" w:rsidRPr="00000000">
        <w:rPr>
          <w:rtl w:val="0"/>
        </w:rPr>
      </w:r>
    </w:p>
    <w:tbl>
      <w:tblPr>
        <w:tblStyle w:val="Table2"/>
        <w:tblpPr w:leftFromText="187.2" w:rightFromText="180" w:topFromText="180" w:bottomFromText="180" w:vertAnchor="text" w:horzAnchor="text" w:tblpX="0" w:tblpY="0"/>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0"/>
        <w:gridCol w:w="4995"/>
        <w:tblGridChange w:id="0">
          <w:tblGrid>
            <w:gridCol w:w="4350"/>
            <w:gridCol w:w="4995"/>
          </w:tblGrid>
        </w:tblGridChange>
      </w:tblGrid>
      <w:tr>
        <w:trPr>
          <w:cantSplit w:val="0"/>
          <w:tblHeader w:val="0"/>
        </w:trPr>
        <w:tc>
          <w:tcPr>
            <w:shd w:fill="006170" w:val="clear"/>
          </w:tcPr>
          <w:p w:rsidR="00000000" w:rsidDel="00000000" w:rsidP="00000000" w:rsidRDefault="00000000" w:rsidRPr="00000000" w14:paraId="00000080">
            <w:pPr>
              <w:widowControl w:val="0"/>
              <w:spacing w:after="0" w:lineRule="auto"/>
              <w:jc w:val="center"/>
              <w:rPr>
                <w:rFonts w:ascii="Archivo ExtraBold" w:cs="Archivo ExtraBold" w:eastAsia="Archivo ExtraBold" w:hAnsi="Archivo ExtraBold"/>
                <w:color w:val="ffffff"/>
                <w:sz w:val="24"/>
                <w:szCs w:val="24"/>
              </w:rPr>
            </w:pPr>
            <w:r w:rsidDel="00000000" w:rsidR="00000000" w:rsidRPr="00000000">
              <w:rPr>
                <w:rFonts w:ascii="Archivo ExtraBold" w:cs="Archivo ExtraBold" w:eastAsia="Archivo ExtraBold" w:hAnsi="Archivo ExtraBold"/>
                <w:color w:val="ffffff"/>
                <w:sz w:val="24"/>
                <w:szCs w:val="24"/>
                <w:rtl w:val="0"/>
              </w:rPr>
              <w:t xml:space="preserve">Campaign Manager</w:t>
            </w:r>
          </w:p>
        </w:tc>
        <w:tc>
          <w:tcPr>
            <w:shd w:fill="006170" w:val="clear"/>
          </w:tcPr>
          <w:p w:rsidR="00000000" w:rsidDel="00000000" w:rsidP="00000000" w:rsidRDefault="00000000" w:rsidRPr="00000000" w14:paraId="00000081">
            <w:pPr>
              <w:widowControl w:val="0"/>
              <w:spacing w:after="0" w:lineRule="auto"/>
              <w:jc w:val="center"/>
              <w:rPr>
                <w:rFonts w:ascii="Archivo ExtraBold" w:cs="Archivo ExtraBold" w:eastAsia="Archivo ExtraBold" w:hAnsi="Archivo ExtraBold"/>
                <w:color w:val="ffffff"/>
                <w:sz w:val="24"/>
                <w:szCs w:val="24"/>
              </w:rPr>
            </w:pPr>
            <w:r w:rsidDel="00000000" w:rsidR="00000000" w:rsidRPr="00000000">
              <w:rPr>
                <w:rFonts w:ascii="Archivo ExtraBold" w:cs="Archivo ExtraBold" w:eastAsia="Archivo ExtraBold" w:hAnsi="Archivo ExtraBold"/>
                <w:color w:val="ffffff"/>
                <w:sz w:val="24"/>
                <w:szCs w:val="24"/>
                <w:rtl w:val="0"/>
              </w:rPr>
              <w:t xml:space="preserve">Primary focus</w:t>
            </w:r>
          </w:p>
        </w:tc>
      </w:tr>
      <w:tr>
        <w:trPr>
          <w:cantSplit w:val="0"/>
          <w:tblHeader w:val="0"/>
        </w:trPr>
        <w:tc>
          <w:tcPr>
            <w:gridSpan w:val="2"/>
            <w:shd w:fill="34e5e2" w:val="clear"/>
            <w:tcMar>
              <w:top w:w="43.2" w:type="dxa"/>
              <w:left w:w="43.2" w:type="dxa"/>
              <w:bottom w:w="43.2" w:type="dxa"/>
              <w:right w:w="43.2" w:type="dxa"/>
            </w:tcMar>
          </w:tcPr>
          <w:p w:rsidR="00000000" w:rsidDel="00000000" w:rsidP="00000000" w:rsidRDefault="00000000" w:rsidRPr="00000000" w14:paraId="00000082">
            <w:pPr>
              <w:widowControl w:val="0"/>
              <w:spacing w:after="0" w:line="240" w:lineRule="auto"/>
              <w:jc w:val="center"/>
              <w:rPr>
                <w:rFonts w:ascii="Archivo ExtraBold" w:cs="Archivo ExtraBold" w:eastAsia="Archivo ExtraBold" w:hAnsi="Archivo ExtraBold"/>
                <w:color w:val="ffffff"/>
                <w:sz w:val="2"/>
                <w:szCs w:val="2"/>
              </w:rPr>
            </w:pPr>
            <w:r w:rsidDel="00000000" w:rsidR="00000000" w:rsidRPr="00000000">
              <w:rPr>
                <w:rtl w:val="0"/>
              </w:rPr>
            </w:r>
          </w:p>
        </w:tc>
      </w:tr>
      <w:tr>
        <w:trPr>
          <w:cantSplit w:val="0"/>
          <w:tblHeader w:val="0"/>
        </w:trPr>
        <w:tc>
          <w:tcPr/>
          <w:p w:rsidR="00000000" w:rsidDel="00000000" w:rsidP="00000000" w:rsidRDefault="00000000" w:rsidRPr="00000000" w14:paraId="00000084">
            <w:pPr>
              <w:widowControl w:val="0"/>
              <w:spacing w:after="0" w:lineRule="auto"/>
              <w:rPr>
                <w:rFonts w:ascii="Roboto" w:cs="Roboto" w:eastAsia="Roboto" w:hAnsi="Roboto"/>
                <w:color w:val="082029"/>
              </w:rPr>
            </w:pPr>
            <w:hyperlink r:id="rId12">
              <w:r w:rsidDel="00000000" w:rsidR="00000000" w:rsidRPr="00000000">
                <w:rPr>
                  <w:rFonts w:ascii="Roboto" w:cs="Roboto" w:eastAsia="Roboto" w:hAnsi="Roboto"/>
                  <w:color w:val="0000ee"/>
                  <w:u w:val="single"/>
                  <w:rtl w:val="0"/>
                </w:rPr>
                <w:t xml:space="preserve">Abi Downs</w:t>
              </w:r>
            </w:hyperlink>
            <w:r w:rsidDel="00000000" w:rsidR="00000000" w:rsidRPr="00000000">
              <w:rPr>
                <w:rtl w:val="0"/>
              </w:rPr>
            </w:r>
          </w:p>
        </w:tc>
        <w:tc>
          <w:tcPr/>
          <w:p w:rsidR="00000000" w:rsidDel="00000000" w:rsidP="00000000" w:rsidRDefault="00000000" w:rsidRPr="00000000" w14:paraId="00000085">
            <w:pPr>
              <w:widowControl w:val="0"/>
              <w:spacing w:after="0" w:lineRule="auto"/>
              <w:rPr>
                <w:rFonts w:ascii="Roboto" w:cs="Roboto" w:eastAsia="Roboto" w:hAnsi="Roboto"/>
                <w:color w:val="082029"/>
              </w:rPr>
            </w:pPr>
            <w:r w:rsidDel="00000000" w:rsidR="00000000" w:rsidRPr="00000000">
              <w:rPr>
                <w:rFonts w:ascii="Roboto" w:cs="Roboto" w:eastAsia="Roboto" w:hAnsi="Roboto"/>
                <w:color w:val="082029"/>
                <w:rtl w:val="0"/>
              </w:rPr>
              <w:t xml:space="preserve">Events - SOAP</w:t>
            </w:r>
          </w:p>
        </w:tc>
      </w:tr>
      <w:tr>
        <w:trPr>
          <w:cantSplit w:val="0"/>
          <w:tblHeader w:val="0"/>
        </w:trPr>
        <w:tc>
          <w:tcPr>
            <w:shd w:fill="f2f2f2" w:val="clear"/>
          </w:tcPr>
          <w:p w:rsidR="00000000" w:rsidDel="00000000" w:rsidP="00000000" w:rsidRDefault="00000000" w:rsidRPr="00000000" w14:paraId="00000086">
            <w:pPr>
              <w:widowControl w:val="0"/>
              <w:spacing w:after="0" w:lineRule="auto"/>
              <w:rPr>
                <w:rFonts w:ascii="Roboto" w:cs="Roboto" w:eastAsia="Roboto" w:hAnsi="Roboto"/>
                <w:color w:val="082029"/>
              </w:rPr>
            </w:pPr>
            <w:hyperlink r:id="rId13">
              <w:r w:rsidDel="00000000" w:rsidR="00000000" w:rsidRPr="00000000">
                <w:rPr>
                  <w:rFonts w:ascii="Roboto" w:cs="Roboto" w:eastAsia="Roboto" w:hAnsi="Roboto"/>
                  <w:color w:val="0000ee"/>
                  <w:u w:val="single"/>
                  <w:rtl w:val="0"/>
                </w:rPr>
                <w:t xml:space="preserve">Allison Zerger</w:t>
              </w:r>
            </w:hyperlink>
            <w:r w:rsidDel="00000000" w:rsidR="00000000" w:rsidRPr="00000000">
              <w:rPr>
                <w:rtl w:val="0"/>
              </w:rPr>
            </w:r>
          </w:p>
        </w:tc>
        <w:tc>
          <w:tcPr>
            <w:shd w:fill="f2f2f2" w:val="clear"/>
          </w:tcPr>
          <w:p w:rsidR="00000000" w:rsidDel="00000000" w:rsidP="00000000" w:rsidRDefault="00000000" w:rsidRPr="00000000" w14:paraId="00000087">
            <w:pPr>
              <w:widowControl w:val="0"/>
              <w:spacing w:after="0" w:lineRule="auto"/>
              <w:rPr>
                <w:rFonts w:ascii="Roboto" w:cs="Roboto" w:eastAsia="Roboto" w:hAnsi="Roboto"/>
                <w:color w:val="082029"/>
              </w:rPr>
            </w:pPr>
            <w:r w:rsidDel="00000000" w:rsidR="00000000" w:rsidRPr="00000000">
              <w:rPr>
                <w:rFonts w:ascii="Roboto" w:cs="Roboto" w:eastAsia="Roboto" w:hAnsi="Roboto"/>
                <w:color w:val="082029"/>
                <w:rtl w:val="0"/>
              </w:rPr>
              <w:t xml:space="preserve">New logo - SOAP</w:t>
            </w:r>
          </w:p>
        </w:tc>
      </w:tr>
      <w:tr>
        <w:trPr>
          <w:cantSplit w:val="0"/>
          <w:tblHeader w:val="0"/>
        </w:trPr>
        <w:tc>
          <w:tcPr/>
          <w:p w:rsidR="00000000" w:rsidDel="00000000" w:rsidP="00000000" w:rsidRDefault="00000000" w:rsidRPr="00000000" w14:paraId="00000088">
            <w:pPr>
              <w:widowControl w:val="0"/>
              <w:spacing w:after="0" w:lineRule="auto"/>
              <w:rPr>
                <w:rFonts w:ascii="Roboto" w:cs="Roboto" w:eastAsia="Roboto" w:hAnsi="Roboto"/>
                <w:color w:val="082029"/>
              </w:rPr>
            </w:pPr>
            <w:hyperlink r:id="rId14">
              <w:r w:rsidDel="00000000" w:rsidR="00000000" w:rsidRPr="00000000">
                <w:rPr>
                  <w:rFonts w:ascii="Roboto" w:cs="Roboto" w:eastAsia="Roboto" w:hAnsi="Roboto"/>
                  <w:color w:val="0000ee"/>
                  <w:u w:val="single"/>
                  <w:rtl w:val="0"/>
                </w:rPr>
                <w:t xml:space="preserve">Burke Fewel</w:t>
              </w:r>
            </w:hyperlink>
            <w:r w:rsidDel="00000000" w:rsidR="00000000" w:rsidRPr="00000000">
              <w:rPr>
                <w:rtl w:val="0"/>
              </w:rPr>
            </w:r>
          </w:p>
        </w:tc>
        <w:tc>
          <w:tcPr/>
          <w:p w:rsidR="00000000" w:rsidDel="00000000" w:rsidP="00000000" w:rsidRDefault="00000000" w:rsidRPr="00000000" w14:paraId="00000089">
            <w:pPr>
              <w:widowControl w:val="0"/>
              <w:spacing w:after="0" w:lineRule="auto"/>
              <w:rPr>
                <w:rFonts w:ascii="Roboto" w:cs="Roboto" w:eastAsia="Roboto" w:hAnsi="Roboto"/>
                <w:color w:val="082029"/>
              </w:rPr>
            </w:pPr>
            <w:r w:rsidDel="00000000" w:rsidR="00000000" w:rsidRPr="00000000">
              <w:rPr>
                <w:rFonts w:ascii="Roboto" w:cs="Roboto" w:eastAsia="Roboto" w:hAnsi="Roboto"/>
                <w:color w:val="082029"/>
                <w:rtl w:val="0"/>
              </w:rPr>
              <w:t xml:space="preserve">SAP S2S</w:t>
            </w:r>
          </w:p>
        </w:tc>
      </w:tr>
      <w:tr>
        <w:trPr>
          <w:cantSplit w:val="0"/>
          <w:tblHeader w:val="0"/>
        </w:trPr>
        <w:tc>
          <w:tcPr>
            <w:shd w:fill="f2f2f2" w:val="clear"/>
          </w:tcPr>
          <w:p w:rsidR="00000000" w:rsidDel="00000000" w:rsidP="00000000" w:rsidRDefault="00000000" w:rsidRPr="00000000" w14:paraId="0000008A">
            <w:pPr>
              <w:widowControl w:val="0"/>
              <w:spacing w:after="0" w:lineRule="auto"/>
              <w:rPr>
                <w:rFonts w:ascii="Roboto" w:cs="Roboto" w:eastAsia="Roboto" w:hAnsi="Roboto"/>
                <w:color w:val="082029"/>
              </w:rPr>
            </w:pPr>
            <w:hyperlink r:id="rId15">
              <w:r w:rsidDel="00000000" w:rsidR="00000000" w:rsidRPr="00000000">
                <w:rPr>
                  <w:rFonts w:ascii="Roboto" w:cs="Roboto" w:eastAsia="Roboto" w:hAnsi="Roboto"/>
                  <w:color w:val="0000ee"/>
                  <w:u w:val="single"/>
                  <w:rtl w:val="0"/>
                </w:rPr>
                <w:t xml:space="preserve">Autumn Wilson</w:t>
              </w:r>
            </w:hyperlink>
            <w:r w:rsidDel="00000000" w:rsidR="00000000" w:rsidRPr="00000000">
              <w:rPr>
                <w:rtl w:val="0"/>
              </w:rPr>
            </w:r>
          </w:p>
        </w:tc>
        <w:tc>
          <w:tcPr>
            <w:shd w:fill="f2f2f2" w:val="clear"/>
          </w:tcPr>
          <w:p w:rsidR="00000000" w:rsidDel="00000000" w:rsidP="00000000" w:rsidRDefault="00000000" w:rsidRPr="00000000" w14:paraId="0000008B">
            <w:pPr>
              <w:widowControl w:val="0"/>
              <w:spacing w:after="0" w:lineRule="auto"/>
              <w:rPr>
                <w:rFonts w:ascii="Roboto" w:cs="Roboto" w:eastAsia="Roboto" w:hAnsi="Roboto"/>
                <w:color w:val="082029"/>
              </w:rPr>
            </w:pPr>
            <w:commentRangeStart w:id="0"/>
            <w:r w:rsidDel="00000000" w:rsidR="00000000" w:rsidRPr="00000000">
              <w:rPr>
                <w:rFonts w:ascii="Roboto" w:cs="Roboto" w:eastAsia="Roboto" w:hAnsi="Roboto"/>
                <w:color w:val="082029"/>
                <w:rtl w:val="0"/>
              </w:rPr>
              <w:t xml:space="preserve">Events - Finance Automation</w:t>
            </w:r>
            <w:commentRangeEnd w:id="0"/>
            <w:r w:rsidDel="00000000" w:rsidR="00000000" w:rsidRPr="00000000">
              <w:commentReference w:id="0"/>
            </w:r>
            <w:r w:rsidDel="00000000" w:rsidR="00000000" w:rsidRPr="00000000">
              <w:rPr>
                <w:rtl w:val="0"/>
              </w:rPr>
            </w:r>
          </w:p>
        </w:tc>
      </w:tr>
      <w:tr>
        <w:trPr>
          <w:cantSplit w:val="0"/>
          <w:tblHeader w:val="0"/>
        </w:trPr>
        <w:tc>
          <w:tcPr/>
          <w:p w:rsidR="00000000" w:rsidDel="00000000" w:rsidP="00000000" w:rsidRDefault="00000000" w:rsidRPr="00000000" w14:paraId="0000008C">
            <w:pPr>
              <w:widowControl w:val="0"/>
              <w:spacing w:after="0" w:lineRule="auto"/>
              <w:rPr>
                <w:rFonts w:ascii="Roboto" w:cs="Roboto" w:eastAsia="Roboto" w:hAnsi="Roboto"/>
                <w:color w:val="082029"/>
              </w:rPr>
            </w:pPr>
            <w:hyperlink r:id="rId16">
              <w:r w:rsidDel="00000000" w:rsidR="00000000" w:rsidRPr="00000000">
                <w:rPr>
                  <w:rFonts w:ascii="Roboto" w:cs="Roboto" w:eastAsia="Roboto" w:hAnsi="Roboto"/>
                  <w:color w:val="0000ee"/>
                  <w:u w:val="single"/>
                  <w:rtl w:val="0"/>
                </w:rPr>
                <w:t xml:space="preserve">Simon Shah</w:t>
              </w:r>
            </w:hyperlink>
            <w:r w:rsidDel="00000000" w:rsidR="00000000" w:rsidRPr="00000000">
              <w:rPr>
                <w:rtl w:val="0"/>
              </w:rPr>
            </w:r>
          </w:p>
        </w:tc>
        <w:tc>
          <w:tcPr/>
          <w:p w:rsidR="00000000" w:rsidDel="00000000" w:rsidP="00000000" w:rsidRDefault="00000000" w:rsidRPr="00000000" w14:paraId="0000008D">
            <w:pPr>
              <w:widowControl w:val="0"/>
              <w:spacing w:after="0" w:lineRule="auto"/>
              <w:rPr>
                <w:rFonts w:ascii="Roboto" w:cs="Roboto" w:eastAsia="Roboto" w:hAnsi="Roboto"/>
                <w:color w:val="082029"/>
              </w:rPr>
            </w:pPr>
            <w:r w:rsidDel="00000000" w:rsidR="00000000" w:rsidRPr="00000000">
              <w:rPr>
                <w:rFonts w:ascii="Roboto" w:cs="Roboto" w:eastAsia="Roboto" w:hAnsi="Roboto"/>
                <w:color w:val="082029"/>
                <w:rtl w:val="0"/>
              </w:rPr>
              <w:t xml:space="preserve">Finance Automation</w:t>
            </w:r>
          </w:p>
        </w:tc>
      </w:tr>
      <w:tr>
        <w:trPr>
          <w:cantSplit w:val="0"/>
          <w:tblHeader w:val="0"/>
        </w:trPr>
        <w:tc>
          <w:tcPr>
            <w:shd w:fill="f2f2f2" w:val="clear"/>
          </w:tcPr>
          <w:p w:rsidR="00000000" w:rsidDel="00000000" w:rsidP="00000000" w:rsidRDefault="00000000" w:rsidRPr="00000000" w14:paraId="0000008E">
            <w:pPr>
              <w:widowControl w:val="0"/>
              <w:spacing w:after="0" w:lineRule="auto"/>
              <w:rPr>
                <w:rFonts w:ascii="Roboto" w:cs="Roboto" w:eastAsia="Roboto" w:hAnsi="Roboto"/>
                <w:color w:val="082029"/>
              </w:rPr>
            </w:pPr>
            <w:hyperlink r:id="rId17">
              <w:r w:rsidDel="00000000" w:rsidR="00000000" w:rsidRPr="00000000">
                <w:rPr>
                  <w:rFonts w:ascii="Roboto" w:cs="Roboto" w:eastAsia="Roboto" w:hAnsi="Roboto"/>
                  <w:color w:val="0000ee"/>
                  <w:u w:val="single"/>
                  <w:rtl w:val="0"/>
                </w:rPr>
                <w:t xml:space="preserve">Alexandra Turnquist</w:t>
              </w:r>
            </w:hyperlink>
            <w:r w:rsidDel="00000000" w:rsidR="00000000" w:rsidRPr="00000000">
              <w:rPr>
                <w:rtl w:val="0"/>
              </w:rPr>
            </w:r>
          </w:p>
        </w:tc>
        <w:tc>
          <w:tcPr>
            <w:shd w:fill="f2f2f2" w:val="clear"/>
          </w:tcPr>
          <w:p w:rsidR="00000000" w:rsidDel="00000000" w:rsidP="00000000" w:rsidRDefault="00000000" w:rsidRPr="00000000" w14:paraId="0000008F">
            <w:pPr>
              <w:widowControl w:val="0"/>
              <w:spacing w:after="0" w:lineRule="auto"/>
              <w:rPr>
                <w:rFonts w:ascii="Roboto" w:cs="Roboto" w:eastAsia="Roboto" w:hAnsi="Roboto"/>
                <w:color w:val="082029"/>
              </w:rPr>
            </w:pPr>
            <w:r w:rsidDel="00000000" w:rsidR="00000000" w:rsidRPr="00000000">
              <w:rPr>
                <w:rFonts w:ascii="Roboto" w:cs="Roboto" w:eastAsia="Roboto" w:hAnsi="Roboto"/>
                <w:color w:val="082029"/>
                <w:rtl w:val="0"/>
              </w:rPr>
              <w:t xml:space="preserve">Expansion - NA SAM</w:t>
            </w:r>
          </w:p>
        </w:tc>
      </w:tr>
      <w:tr>
        <w:trPr>
          <w:cantSplit w:val="0"/>
          <w:tblHeader w:val="0"/>
        </w:trPr>
        <w:tc>
          <w:tcPr/>
          <w:p w:rsidR="00000000" w:rsidDel="00000000" w:rsidP="00000000" w:rsidRDefault="00000000" w:rsidRPr="00000000" w14:paraId="00000090">
            <w:pPr>
              <w:widowControl w:val="0"/>
              <w:spacing w:after="0" w:lineRule="auto"/>
              <w:rPr>
                <w:rFonts w:ascii="Roboto" w:cs="Roboto" w:eastAsia="Roboto" w:hAnsi="Roboto"/>
                <w:color w:val="082029"/>
              </w:rPr>
            </w:pPr>
            <w:hyperlink r:id="rId18">
              <w:r w:rsidDel="00000000" w:rsidR="00000000" w:rsidRPr="00000000">
                <w:rPr>
                  <w:rFonts w:ascii="Roboto" w:cs="Roboto" w:eastAsia="Roboto" w:hAnsi="Roboto"/>
                  <w:color w:val="0000ee"/>
                  <w:u w:val="single"/>
                  <w:rtl w:val="0"/>
                </w:rPr>
                <w:t xml:space="preserve">Danielle Ybarra</w:t>
              </w:r>
            </w:hyperlink>
            <w:r w:rsidDel="00000000" w:rsidR="00000000" w:rsidRPr="00000000">
              <w:rPr>
                <w:rtl w:val="0"/>
              </w:rPr>
            </w:r>
          </w:p>
        </w:tc>
        <w:tc>
          <w:tcPr/>
          <w:p w:rsidR="00000000" w:rsidDel="00000000" w:rsidP="00000000" w:rsidRDefault="00000000" w:rsidRPr="00000000" w14:paraId="00000091">
            <w:pPr>
              <w:widowControl w:val="0"/>
              <w:spacing w:after="0" w:lineRule="auto"/>
              <w:rPr>
                <w:rFonts w:ascii="Roboto" w:cs="Roboto" w:eastAsia="Roboto" w:hAnsi="Roboto"/>
                <w:color w:val="082029"/>
              </w:rPr>
            </w:pPr>
            <w:r w:rsidDel="00000000" w:rsidR="00000000" w:rsidRPr="00000000">
              <w:rPr>
                <w:rFonts w:ascii="Roboto" w:cs="Roboto" w:eastAsia="Roboto" w:hAnsi="Roboto"/>
                <w:color w:val="082029"/>
                <w:rtl w:val="0"/>
              </w:rPr>
              <w:t xml:space="preserve">Customer marketing - retention</w:t>
            </w:r>
          </w:p>
        </w:tc>
      </w:tr>
      <w:tr>
        <w:trPr>
          <w:cantSplit w:val="0"/>
          <w:tblHeader w:val="0"/>
        </w:trPr>
        <w:tc>
          <w:tcPr>
            <w:shd w:fill="f2f2f2" w:val="clear"/>
          </w:tcPr>
          <w:p w:rsidR="00000000" w:rsidDel="00000000" w:rsidP="00000000" w:rsidRDefault="00000000" w:rsidRPr="00000000" w14:paraId="00000092">
            <w:pPr>
              <w:widowControl w:val="0"/>
              <w:spacing w:after="0" w:lineRule="auto"/>
              <w:rPr>
                <w:rFonts w:ascii="Roboto" w:cs="Roboto" w:eastAsia="Roboto" w:hAnsi="Roboto"/>
                <w:color w:val="082029"/>
              </w:rPr>
            </w:pPr>
            <w:hyperlink r:id="rId19">
              <w:r w:rsidDel="00000000" w:rsidR="00000000" w:rsidRPr="00000000">
                <w:rPr>
                  <w:rFonts w:ascii="Roboto" w:cs="Roboto" w:eastAsia="Roboto" w:hAnsi="Roboto"/>
                  <w:color w:val="0000ee"/>
                  <w:u w:val="single"/>
                  <w:rtl w:val="0"/>
                </w:rPr>
                <w:t xml:space="preserve">Dan Pitman</w:t>
              </w:r>
            </w:hyperlink>
            <w:r w:rsidDel="00000000" w:rsidR="00000000" w:rsidRPr="00000000">
              <w:rPr>
                <w:rtl w:val="0"/>
              </w:rPr>
            </w:r>
          </w:p>
        </w:tc>
        <w:tc>
          <w:tcPr>
            <w:shd w:fill="f2f2f2" w:val="clear"/>
          </w:tcPr>
          <w:p w:rsidR="00000000" w:rsidDel="00000000" w:rsidP="00000000" w:rsidRDefault="00000000" w:rsidRPr="00000000" w14:paraId="00000093">
            <w:pPr>
              <w:widowControl w:val="0"/>
              <w:spacing w:after="0" w:lineRule="auto"/>
              <w:rPr>
                <w:rFonts w:ascii="Roboto" w:cs="Roboto" w:eastAsia="Roboto" w:hAnsi="Roboto"/>
                <w:color w:val="082029"/>
              </w:rPr>
            </w:pPr>
            <w:r w:rsidDel="00000000" w:rsidR="00000000" w:rsidRPr="00000000">
              <w:rPr>
                <w:rFonts w:ascii="Roboto" w:cs="Roboto" w:eastAsia="Roboto" w:hAnsi="Roboto"/>
                <w:color w:val="082029"/>
                <w:rtl w:val="0"/>
              </w:rPr>
              <w:t xml:space="preserve">Product releases - SOAP</w:t>
            </w:r>
          </w:p>
        </w:tc>
      </w:tr>
      <w:tr>
        <w:trPr>
          <w:cantSplit w:val="0"/>
          <w:tblHeader w:val="0"/>
        </w:trPr>
        <w:tc>
          <w:tcPr/>
          <w:p w:rsidR="00000000" w:rsidDel="00000000" w:rsidP="00000000" w:rsidRDefault="00000000" w:rsidRPr="00000000" w14:paraId="00000094">
            <w:pPr>
              <w:widowControl w:val="0"/>
              <w:spacing w:after="0" w:lineRule="auto"/>
              <w:rPr>
                <w:rFonts w:ascii="Roboto" w:cs="Roboto" w:eastAsia="Roboto" w:hAnsi="Roboto"/>
                <w:color w:val="082029"/>
              </w:rPr>
            </w:pPr>
            <w:hyperlink r:id="rId20">
              <w:r w:rsidDel="00000000" w:rsidR="00000000" w:rsidRPr="00000000">
                <w:rPr>
                  <w:rFonts w:ascii="Roboto" w:cs="Roboto" w:eastAsia="Roboto" w:hAnsi="Roboto"/>
                  <w:color w:val="0000ee"/>
                  <w:u w:val="single"/>
                  <w:rtl w:val="0"/>
                </w:rPr>
                <w:t xml:space="preserve">Kristin Gelinas</w:t>
              </w:r>
            </w:hyperlink>
            <w:r w:rsidDel="00000000" w:rsidR="00000000" w:rsidRPr="00000000">
              <w:rPr>
                <w:rtl w:val="0"/>
              </w:rPr>
            </w:r>
          </w:p>
        </w:tc>
        <w:tc>
          <w:tcPr/>
          <w:p w:rsidR="00000000" w:rsidDel="00000000" w:rsidP="00000000" w:rsidRDefault="00000000" w:rsidRPr="00000000" w14:paraId="00000095">
            <w:pPr>
              <w:widowControl w:val="0"/>
              <w:spacing w:after="0" w:lineRule="auto"/>
              <w:rPr>
                <w:rFonts w:ascii="Roboto" w:cs="Roboto" w:eastAsia="Roboto" w:hAnsi="Roboto"/>
                <w:color w:val="082029"/>
              </w:rPr>
            </w:pPr>
            <w:r w:rsidDel="00000000" w:rsidR="00000000" w:rsidRPr="00000000">
              <w:rPr>
                <w:rFonts w:ascii="Roboto" w:cs="Roboto" w:eastAsia="Roboto" w:hAnsi="Roboto"/>
                <w:color w:val="082029"/>
                <w:rtl w:val="0"/>
              </w:rPr>
              <w:t xml:space="preserve">Product releases - MFT</w:t>
            </w:r>
          </w:p>
        </w:tc>
      </w:tr>
      <w:tr>
        <w:trPr>
          <w:cantSplit w:val="0"/>
          <w:tblHeader w:val="0"/>
        </w:trPr>
        <w:tc>
          <w:tcPr>
            <w:shd w:fill="f2f2f2" w:val="clear"/>
          </w:tcPr>
          <w:p w:rsidR="00000000" w:rsidDel="00000000" w:rsidP="00000000" w:rsidRDefault="00000000" w:rsidRPr="00000000" w14:paraId="00000096">
            <w:pPr>
              <w:widowControl w:val="0"/>
              <w:spacing w:after="0" w:lineRule="auto"/>
              <w:rPr>
                <w:rFonts w:ascii="Roboto" w:cs="Roboto" w:eastAsia="Roboto" w:hAnsi="Roboto"/>
                <w:color w:val="082029"/>
              </w:rPr>
            </w:pPr>
            <w:hyperlink r:id="rId21">
              <w:r w:rsidDel="00000000" w:rsidR="00000000" w:rsidRPr="00000000">
                <w:rPr>
                  <w:rFonts w:ascii="Roboto" w:cs="Roboto" w:eastAsia="Roboto" w:hAnsi="Roboto"/>
                  <w:color w:val="0000ee"/>
                  <w:u w:val="single"/>
                  <w:rtl w:val="0"/>
                </w:rPr>
                <w:t xml:space="preserve">Chandler Johnson</w:t>
              </w:r>
            </w:hyperlink>
            <w:r w:rsidDel="00000000" w:rsidR="00000000" w:rsidRPr="00000000">
              <w:rPr>
                <w:rtl w:val="0"/>
              </w:rPr>
            </w:r>
          </w:p>
        </w:tc>
        <w:tc>
          <w:tcPr>
            <w:shd w:fill="f2f2f2" w:val="clear"/>
          </w:tcPr>
          <w:p w:rsidR="00000000" w:rsidDel="00000000" w:rsidP="00000000" w:rsidRDefault="00000000" w:rsidRPr="00000000" w14:paraId="00000097">
            <w:pPr>
              <w:widowControl w:val="0"/>
              <w:spacing w:after="0" w:lineRule="auto"/>
              <w:rPr>
                <w:rFonts w:ascii="Roboto" w:cs="Roboto" w:eastAsia="Roboto" w:hAnsi="Roboto"/>
                <w:color w:val="082029"/>
              </w:rPr>
            </w:pPr>
            <w:r w:rsidDel="00000000" w:rsidR="00000000" w:rsidRPr="00000000">
              <w:rPr>
                <w:rFonts w:ascii="Roboto" w:cs="Roboto" w:eastAsia="Roboto" w:hAnsi="Roboto"/>
                <w:color w:val="082029"/>
                <w:rtl w:val="0"/>
              </w:rPr>
              <w:t xml:space="preserve">Expansion - Global CAM</w:t>
            </w:r>
          </w:p>
        </w:tc>
      </w:tr>
      <w:tr>
        <w:trPr>
          <w:cantSplit w:val="0"/>
          <w:tblHeader w:val="0"/>
        </w:trPr>
        <w:tc>
          <w:tcPr/>
          <w:p w:rsidR="00000000" w:rsidDel="00000000" w:rsidP="00000000" w:rsidRDefault="00000000" w:rsidRPr="00000000" w14:paraId="00000098">
            <w:pPr>
              <w:widowControl w:val="0"/>
              <w:spacing w:after="0" w:lineRule="auto"/>
              <w:rPr>
                <w:rFonts w:ascii="Roboto" w:cs="Roboto" w:eastAsia="Roboto" w:hAnsi="Roboto"/>
                <w:color w:val="082029"/>
              </w:rPr>
            </w:pPr>
            <w:hyperlink r:id="rId22">
              <w:r w:rsidDel="00000000" w:rsidR="00000000" w:rsidRPr="00000000">
                <w:rPr>
                  <w:rFonts w:ascii="Roboto" w:cs="Roboto" w:eastAsia="Roboto" w:hAnsi="Roboto"/>
                  <w:color w:val="0000ee"/>
                  <w:u w:val="single"/>
                  <w:rtl w:val="0"/>
                </w:rPr>
                <w:t xml:space="preserve">Megan Holgate</w:t>
              </w:r>
            </w:hyperlink>
            <w:r w:rsidDel="00000000" w:rsidR="00000000" w:rsidRPr="00000000">
              <w:rPr>
                <w:rtl w:val="0"/>
              </w:rPr>
            </w:r>
          </w:p>
        </w:tc>
        <w:tc>
          <w:tcPr/>
          <w:p w:rsidR="00000000" w:rsidDel="00000000" w:rsidP="00000000" w:rsidRDefault="00000000" w:rsidRPr="00000000" w14:paraId="00000099">
            <w:pPr>
              <w:widowControl w:val="0"/>
              <w:spacing w:after="0" w:lineRule="auto"/>
              <w:rPr>
                <w:rFonts w:ascii="Roboto" w:cs="Roboto" w:eastAsia="Roboto" w:hAnsi="Roboto"/>
                <w:color w:val="082029"/>
              </w:rPr>
            </w:pPr>
            <w:r w:rsidDel="00000000" w:rsidR="00000000" w:rsidRPr="00000000">
              <w:rPr>
                <w:rFonts w:ascii="Roboto" w:cs="Roboto" w:eastAsia="Roboto" w:hAnsi="Roboto"/>
                <w:color w:val="082029"/>
                <w:rtl w:val="0"/>
              </w:rPr>
              <w:t xml:space="preserve">Expansion - EMEA SAM</w:t>
            </w:r>
          </w:p>
        </w:tc>
      </w:tr>
      <w:tr>
        <w:trPr>
          <w:cantSplit w:val="0"/>
          <w:tblHeader w:val="0"/>
        </w:trPr>
        <w:tc>
          <w:tcPr>
            <w:shd w:fill="f2f2f2" w:val="clear"/>
          </w:tcPr>
          <w:p w:rsidR="00000000" w:rsidDel="00000000" w:rsidP="00000000" w:rsidRDefault="00000000" w:rsidRPr="00000000" w14:paraId="0000009A">
            <w:pPr>
              <w:widowControl w:val="0"/>
              <w:spacing w:after="0" w:lineRule="auto"/>
              <w:rPr>
                <w:rFonts w:ascii="Roboto" w:cs="Roboto" w:eastAsia="Roboto" w:hAnsi="Roboto"/>
                <w:color w:val="082029"/>
              </w:rPr>
            </w:pPr>
            <w:hyperlink r:id="rId23">
              <w:r w:rsidDel="00000000" w:rsidR="00000000" w:rsidRPr="00000000">
                <w:rPr>
                  <w:rFonts w:ascii="Roboto" w:cs="Roboto" w:eastAsia="Roboto" w:hAnsi="Roboto"/>
                  <w:color w:val="0000ee"/>
                  <w:u w:val="single"/>
                  <w:rtl w:val="0"/>
                </w:rPr>
                <w:t xml:space="preserve">Rebecca Overton-Polk</w:t>
              </w:r>
            </w:hyperlink>
            <w:r w:rsidDel="00000000" w:rsidR="00000000" w:rsidRPr="00000000">
              <w:rPr>
                <w:rtl w:val="0"/>
              </w:rPr>
            </w:r>
          </w:p>
        </w:tc>
        <w:tc>
          <w:tcPr>
            <w:shd w:fill="f2f2f2" w:val="clear"/>
          </w:tcPr>
          <w:p w:rsidR="00000000" w:rsidDel="00000000" w:rsidP="00000000" w:rsidRDefault="00000000" w:rsidRPr="00000000" w14:paraId="0000009B">
            <w:pPr>
              <w:widowControl w:val="0"/>
              <w:spacing w:after="0" w:lineRule="auto"/>
              <w:rPr>
                <w:rFonts w:ascii="Roboto" w:cs="Roboto" w:eastAsia="Roboto" w:hAnsi="Roboto"/>
                <w:color w:val="082029"/>
              </w:rPr>
            </w:pPr>
            <w:r w:rsidDel="00000000" w:rsidR="00000000" w:rsidRPr="00000000">
              <w:rPr>
                <w:rFonts w:ascii="Roboto" w:cs="Roboto" w:eastAsia="Roboto" w:hAnsi="Roboto"/>
                <w:color w:val="082029"/>
                <w:rtl w:val="0"/>
              </w:rPr>
              <w:t xml:space="preserve">New logo and expansion - Cerberus </w:t>
            </w:r>
          </w:p>
        </w:tc>
      </w:tr>
    </w:tbl>
    <w:p w:rsidR="00000000" w:rsidDel="00000000" w:rsidP="00000000" w:rsidRDefault="00000000" w:rsidRPr="00000000" w14:paraId="0000009C">
      <w:pPr>
        <w:spacing w:after="120" w:lineRule="auto"/>
        <w:rPr>
          <w:rFonts w:ascii="Roboto" w:cs="Roboto" w:eastAsia="Roboto" w:hAnsi="Roboto"/>
        </w:rPr>
      </w:pPr>
      <w:r w:rsidDel="00000000" w:rsidR="00000000" w:rsidRPr="00000000">
        <w:rPr>
          <w:rtl w:val="0"/>
        </w:rPr>
      </w:r>
    </w:p>
    <w:p w:rsidR="00000000" w:rsidDel="00000000" w:rsidP="00000000" w:rsidRDefault="00000000" w:rsidRPr="00000000" w14:paraId="0000009D">
      <w:pPr>
        <w:pStyle w:val="Heading1"/>
        <w:spacing w:after="120" w:before="0" w:line="276" w:lineRule="auto"/>
        <w:rPr>
          <w:rFonts w:ascii="Archivo SemiBold" w:cs="Archivo SemiBold" w:eastAsia="Archivo SemiBold" w:hAnsi="Archivo SemiBold"/>
          <w:color w:val="082029"/>
        </w:rPr>
      </w:pPr>
      <w:bookmarkStart w:colFirst="0" w:colLast="0" w:name="_lyxz4mwt8znc" w:id="15"/>
      <w:bookmarkEnd w:id="15"/>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rPr/>
      </w:pPr>
      <w:bookmarkStart w:colFirst="0" w:colLast="0" w:name="_bsvml0rcxirc" w:id="16"/>
      <w:bookmarkEnd w:id="16"/>
      <w:r w:rsidDel="00000000" w:rsidR="00000000" w:rsidRPr="00000000">
        <w:rPr>
          <w:rFonts w:ascii="Archivo SemiBold" w:cs="Archivo SemiBold" w:eastAsia="Archivo SemiBold" w:hAnsi="Archivo SemiBold"/>
          <w:color w:val="082029"/>
          <w:rtl w:val="0"/>
        </w:rPr>
        <w:t xml:space="preserve">Supp</w:t>
      </w:r>
      <w:r w:rsidDel="00000000" w:rsidR="00000000" w:rsidRPr="00000000">
        <w:rPr>
          <w:rtl w:val="0"/>
        </w:rPr>
        <w:t xml:space="preserve">orting team m</w:t>
      </w:r>
      <w:r w:rsidDel="00000000" w:rsidR="00000000" w:rsidRPr="00000000">
        <w:rPr>
          <w:rFonts w:ascii="Archivo SemiBold" w:cs="Archivo SemiBold" w:eastAsia="Archivo SemiBold" w:hAnsi="Archivo SemiBold"/>
          <w:color w:val="082029"/>
          <w:rtl w:val="0"/>
        </w:rPr>
        <w:t xml:space="preserve">embers</w:t>
      </w:r>
      <w:r w:rsidDel="00000000" w:rsidR="00000000" w:rsidRPr="00000000">
        <w:rPr>
          <w:rtl w:val="0"/>
        </w:rPr>
      </w:r>
    </w:p>
    <w:p w:rsidR="00000000" w:rsidDel="00000000" w:rsidP="00000000" w:rsidRDefault="00000000" w:rsidRPr="00000000" w14:paraId="0000009F">
      <w:pPr>
        <w:spacing w:after="120" w:before="0" w:line="276" w:lineRule="auto"/>
        <w:rPr>
          <w:rFonts w:ascii="Roboto" w:cs="Roboto" w:eastAsia="Roboto" w:hAnsi="Roboto"/>
        </w:rPr>
      </w:pPr>
      <w:r w:rsidDel="00000000" w:rsidR="00000000" w:rsidRPr="00000000">
        <w:rPr>
          <w:rFonts w:ascii="Roboto" w:cs="Roboto" w:eastAsia="Roboto" w:hAnsi="Roboto"/>
          <w:color w:val="082029"/>
          <w:rtl w:val="0"/>
        </w:rPr>
        <w:t xml:space="preserve">Campaign success relies on a</w:t>
      </w:r>
      <w:r w:rsidDel="00000000" w:rsidR="00000000" w:rsidRPr="00000000">
        <w:rPr>
          <w:rFonts w:ascii="Roboto" w:cs="Roboto" w:eastAsia="Roboto" w:hAnsi="Roboto"/>
          <w:b w:val="1"/>
          <w:bCs w:val="1"/>
          <w:color w:val="082029"/>
          <w:rtl w:val="0"/>
        </w:rPr>
        <w:t xml:space="preserve"> cross-functional marketing team</w:t>
      </w:r>
      <w:r w:rsidDel="00000000" w:rsidR="00000000" w:rsidRPr="00000000">
        <w:rPr>
          <w:rFonts w:ascii="Roboto" w:cs="Roboto" w:eastAsia="Roboto" w:hAnsi="Roboto"/>
          <w:color w:val="082029"/>
          <w:rtl w:val="0"/>
        </w:rPr>
        <w:t xml:space="preserve">, with each function responsible for executing its defined role within the broader strategy.</w:t>
        <w:br w:type="textWrapping"/>
      </w:r>
      <w:r w:rsidDel="00000000" w:rsidR="00000000" w:rsidRPr="00000000">
        <w:rPr>
          <w:rtl w:val="0"/>
        </w:rPr>
      </w:r>
    </w:p>
    <w:tbl>
      <w:tblPr>
        <w:tblStyle w:val="Table3"/>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995"/>
        <w:tblGridChange w:id="0">
          <w:tblGrid>
            <w:gridCol w:w="4320"/>
            <w:gridCol w:w="4995"/>
          </w:tblGrid>
        </w:tblGridChange>
      </w:tblGrid>
      <w:tr>
        <w:trPr>
          <w:cantSplit w:val="0"/>
          <w:tblHeader w:val="0"/>
        </w:trPr>
        <w:tc>
          <w:tcPr>
            <w:shd w:fill="006170"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Archivo ExtraBold" w:cs="Archivo ExtraBold" w:eastAsia="Archivo ExtraBold" w:hAnsi="Archivo ExtraBold"/>
                <w:color w:val="ffffff"/>
                <w:sz w:val="24"/>
                <w:szCs w:val="24"/>
              </w:rPr>
            </w:pPr>
            <w:r w:rsidDel="00000000" w:rsidR="00000000" w:rsidRPr="00000000">
              <w:rPr>
                <w:rFonts w:ascii="Archivo ExtraBold" w:cs="Archivo ExtraBold" w:eastAsia="Archivo ExtraBold" w:hAnsi="Archivo ExtraBold"/>
                <w:color w:val="ffffff"/>
                <w:sz w:val="24"/>
                <w:szCs w:val="24"/>
                <w:rtl w:val="0"/>
              </w:rPr>
              <w:t xml:space="preserve">Product Marketer</w:t>
            </w:r>
          </w:p>
        </w:tc>
        <w:tc>
          <w:tcPr>
            <w:shd w:fill="006170"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Archivo ExtraBold" w:cs="Archivo ExtraBold" w:eastAsia="Archivo ExtraBold" w:hAnsi="Archivo ExtraBold"/>
                <w:color w:val="ffffff"/>
                <w:sz w:val="24"/>
                <w:szCs w:val="24"/>
              </w:rPr>
            </w:pPr>
            <w:r w:rsidDel="00000000" w:rsidR="00000000" w:rsidRPr="00000000">
              <w:rPr>
                <w:rFonts w:ascii="Archivo ExtraBold" w:cs="Archivo ExtraBold" w:eastAsia="Archivo ExtraBold" w:hAnsi="Archivo ExtraBold"/>
                <w:color w:val="ffffff"/>
                <w:sz w:val="24"/>
                <w:szCs w:val="24"/>
                <w:rtl w:val="0"/>
              </w:rPr>
              <w:t xml:space="preserve">Primary focus</w:t>
            </w:r>
          </w:p>
        </w:tc>
      </w:tr>
      <w:tr>
        <w:trPr>
          <w:cantSplit w:val="0"/>
          <w:tblHeader w:val="0"/>
        </w:trPr>
        <w:tc>
          <w:tcPr>
            <w:gridSpan w:val="2"/>
            <w:shd w:fill="34e5e2" w:val="clear"/>
            <w:tcMar>
              <w:top w:w="43.2" w:type="dxa"/>
              <w:left w:w="43.2" w:type="dxa"/>
              <w:bottom w:w="43.2" w:type="dxa"/>
              <w:right w:w="43.2"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Archivo ExtraBold" w:cs="Archivo ExtraBold" w:eastAsia="Archivo ExtraBold" w:hAnsi="Archivo ExtraBold"/>
                <w:color w:val="ffffff"/>
                <w:sz w:val="2"/>
                <w:szCs w:val="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before="0" w:line="252.00000000000003" w:lineRule="auto"/>
              <w:rPr>
                <w:rFonts w:ascii="Roboto" w:cs="Roboto" w:eastAsia="Roboto" w:hAnsi="Roboto"/>
                <w:color w:val="082029"/>
              </w:rPr>
            </w:pPr>
            <w:commentRangeStart w:id="1"/>
            <w:hyperlink r:id="rId24">
              <w:r w:rsidDel="00000000" w:rsidR="00000000" w:rsidRPr="00000000">
                <w:rPr>
                  <w:rFonts w:ascii="Roboto" w:cs="Roboto" w:eastAsia="Roboto" w:hAnsi="Roboto"/>
                  <w:color w:val="0000ee"/>
                  <w:u w:val="single"/>
                  <w:rtl w:val="0"/>
                </w:rPr>
                <w:t xml:space="preserve">Tim Eusterman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before="0" w:line="252.00000000000003" w:lineRule="auto"/>
              <w:rPr>
                <w:rFonts w:ascii="Roboto" w:cs="Roboto" w:eastAsia="Roboto" w:hAnsi="Roboto"/>
                <w:color w:val="082029"/>
              </w:rPr>
            </w:pPr>
            <w:r w:rsidDel="00000000" w:rsidR="00000000" w:rsidRPr="00000000">
              <w:rPr>
                <w:rFonts w:ascii="Roboto" w:cs="Roboto" w:eastAsia="Roboto" w:hAnsi="Roboto"/>
                <w:color w:val="082029"/>
                <w:rtl w:val="0"/>
              </w:rPr>
              <w:t xml:space="preserve">Messaging and positioning - SOAP</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before="0" w:line="252.00000000000003" w:lineRule="auto"/>
              <w:rPr>
                <w:rFonts w:ascii="Roboto" w:cs="Roboto" w:eastAsia="Roboto" w:hAnsi="Roboto"/>
                <w:color w:val="082029"/>
              </w:rPr>
            </w:pPr>
            <w:commentRangeEnd w:id="1"/>
            <w:r w:rsidDel="00000000" w:rsidR="00000000" w:rsidRPr="00000000">
              <w:commentReference w:id="1"/>
            </w:r>
            <w:commentRangeStart w:id="2"/>
            <w:hyperlink r:id="rId25">
              <w:r w:rsidDel="00000000" w:rsidR="00000000" w:rsidRPr="00000000">
                <w:rPr>
                  <w:rFonts w:ascii="Roboto" w:cs="Roboto" w:eastAsia="Roboto" w:hAnsi="Roboto"/>
                  <w:color w:val="0000ee"/>
                  <w:u w:val="single"/>
                  <w:rtl w:val="0"/>
                </w:rPr>
                <w:t xml:space="preserve">Neil Krefsky</w:t>
              </w:r>
            </w:hyperlink>
            <w:r w:rsidDel="00000000" w:rsidR="00000000" w:rsidRPr="00000000">
              <w:rPr>
                <w:rtl w:val="0"/>
              </w:rPr>
            </w:r>
          </w:p>
        </w:tc>
        <w:tc>
          <w:tcPr>
            <w:shd w:fill="f2f2f2"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before="0" w:line="252.00000000000003" w:lineRule="auto"/>
              <w:rPr>
                <w:rFonts w:ascii="Roboto" w:cs="Roboto" w:eastAsia="Roboto" w:hAnsi="Roboto"/>
                <w:color w:val="082029"/>
              </w:rPr>
            </w:pPr>
            <w:r w:rsidDel="00000000" w:rsidR="00000000" w:rsidRPr="00000000">
              <w:rPr>
                <w:rFonts w:ascii="Roboto" w:cs="Roboto" w:eastAsia="Roboto" w:hAnsi="Roboto"/>
                <w:color w:val="082029"/>
                <w:rtl w:val="0"/>
              </w:rPr>
              <w:t xml:space="preserve">Messaging and positioning - SAP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before="0" w:line="252.00000000000003" w:lineRule="auto"/>
              <w:rPr>
                <w:rFonts w:ascii="Roboto" w:cs="Roboto" w:eastAsia="Roboto" w:hAnsi="Roboto"/>
                <w:color w:val="082029"/>
              </w:rPr>
            </w:pPr>
            <w:commentRangeEnd w:id="2"/>
            <w:r w:rsidDel="00000000" w:rsidR="00000000" w:rsidRPr="00000000">
              <w:commentReference w:id="2"/>
            </w:r>
            <w:commentRangeStart w:id="3"/>
            <w:hyperlink r:id="rId26">
              <w:r w:rsidDel="00000000" w:rsidR="00000000" w:rsidRPr="00000000">
                <w:rPr>
                  <w:rFonts w:ascii="Roboto" w:cs="Roboto" w:eastAsia="Roboto" w:hAnsi="Roboto"/>
                  <w:color w:val="0000ee"/>
                  <w:u w:val="single"/>
                  <w:rtl w:val="0"/>
                </w:rPr>
                <w:t xml:space="preserve">Kristin Gelinas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before="0" w:line="252.00000000000003" w:lineRule="auto"/>
              <w:rPr>
                <w:rFonts w:ascii="Roboto" w:cs="Roboto" w:eastAsia="Roboto" w:hAnsi="Roboto"/>
                <w:color w:val="082029"/>
              </w:rPr>
            </w:pPr>
            <w:r w:rsidDel="00000000" w:rsidR="00000000" w:rsidRPr="00000000">
              <w:rPr>
                <w:rFonts w:ascii="Roboto" w:cs="Roboto" w:eastAsia="Roboto" w:hAnsi="Roboto"/>
                <w:color w:val="082029"/>
                <w:rtl w:val="0"/>
              </w:rPr>
              <w:t xml:space="preserve">Messaging and positioning - MFT</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before="0" w:line="252.00000000000003" w:lineRule="auto"/>
              <w:rPr>
                <w:rFonts w:ascii="Roboto" w:cs="Roboto" w:eastAsia="Roboto" w:hAnsi="Roboto"/>
                <w:color w:val="082029"/>
              </w:rPr>
            </w:pPr>
            <w:commentRangeEnd w:id="3"/>
            <w:r w:rsidDel="00000000" w:rsidR="00000000" w:rsidRPr="00000000">
              <w:commentReference w:id="3"/>
            </w:r>
            <w:commentRangeStart w:id="4"/>
            <w:hyperlink r:id="rId27">
              <w:r w:rsidDel="00000000" w:rsidR="00000000" w:rsidRPr="00000000">
                <w:rPr>
                  <w:rFonts w:ascii="Roboto" w:cs="Roboto" w:eastAsia="Roboto" w:hAnsi="Roboto"/>
                  <w:color w:val="0000ee"/>
                  <w:u w:val="single"/>
                  <w:rtl w:val="0"/>
                </w:rPr>
                <w:t xml:space="preserve">Dan Pitman</w:t>
              </w:r>
            </w:hyperlink>
            <w:r w:rsidDel="00000000" w:rsidR="00000000" w:rsidRPr="00000000">
              <w:rPr>
                <w:rtl w:val="0"/>
              </w:rPr>
            </w:r>
          </w:p>
        </w:tc>
        <w:tc>
          <w:tcPr>
            <w:shd w:fill="f2f2f2"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before="0" w:line="252.00000000000003" w:lineRule="auto"/>
              <w:rPr>
                <w:rFonts w:ascii="Roboto" w:cs="Roboto" w:eastAsia="Roboto" w:hAnsi="Roboto"/>
                <w:color w:val="082029"/>
              </w:rPr>
            </w:pPr>
            <w:r w:rsidDel="00000000" w:rsidR="00000000" w:rsidRPr="00000000">
              <w:rPr>
                <w:rFonts w:ascii="Roboto" w:cs="Roboto" w:eastAsia="Roboto" w:hAnsi="Roboto"/>
                <w:color w:val="082029"/>
                <w:rtl w:val="0"/>
              </w:rPr>
              <w:t xml:space="preserve">Product launches and releases - RunMyJobs</w:t>
            </w:r>
          </w:p>
        </w:tc>
      </w:tr>
    </w:tbl>
    <w:p w:rsidR="00000000" w:rsidDel="00000000" w:rsidP="00000000" w:rsidRDefault="00000000" w:rsidRPr="00000000" w14:paraId="000000AC">
      <w:pPr>
        <w:spacing w:after="0" w:before="0" w:line="252.00000000000003" w:lineRule="auto"/>
        <w:rPr>
          <w:rFonts w:ascii="Roboto" w:cs="Roboto" w:eastAsia="Roboto" w:hAnsi="Roboto"/>
          <w:sz w:val="16"/>
          <w:szCs w:val="16"/>
        </w:rPr>
      </w:pPr>
      <w:commentRangeEnd w:id="4"/>
      <w:r w:rsidDel="00000000" w:rsidR="00000000" w:rsidRPr="00000000">
        <w:commentReference w:id="4"/>
      </w:r>
      <w:r w:rsidDel="00000000" w:rsidR="00000000" w:rsidRPr="00000000">
        <w:rPr>
          <w:rtl w:val="0"/>
        </w:rPr>
      </w:r>
    </w:p>
    <w:tbl>
      <w:tblPr>
        <w:tblStyle w:val="Table4"/>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995"/>
        <w:tblGridChange w:id="0">
          <w:tblGrid>
            <w:gridCol w:w="4320"/>
            <w:gridCol w:w="4995"/>
          </w:tblGrid>
        </w:tblGridChange>
      </w:tblGrid>
      <w:tr>
        <w:trPr>
          <w:cantSplit w:val="0"/>
          <w:tblHeader w:val="0"/>
        </w:trPr>
        <w:tc>
          <w:tcPr>
            <w:shd w:fill="006170"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Archivo ExtraBold" w:cs="Archivo ExtraBold" w:eastAsia="Archivo ExtraBold" w:hAnsi="Archivo ExtraBold"/>
                <w:color w:val="ffffff"/>
                <w:sz w:val="24"/>
                <w:szCs w:val="24"/>
              </w:rPr>
            </w:pPr>
            <w:r w:rsidDel="00000000" w:rsidR="00000000" w:rsidRPr="00000000">
              <w:rPr>
                <w:rFonts w:ascii="Archivo ExtraBold" w:cs="Archivo ExtraBold" w:eastAsia="Archivo ExtraBold" w:hAnsi="Archivo ExtraBold"/>
                <w:color w:val="ffffff"/>
                <w:sz w:val="24"/>
                <w:szCs w:val="24"/>
                <w:rtl w:val="0"/>
              </w:rPr>
              <w:t xml:space="preserve">Creative and Comms</w:t>
            </w:r>
          </w:p>
        </w:tc>
        <w:tc>
          <w:tcPr>
            <w:shd w:fill="006170"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Archivo ExtraBold" w:cs="Archivo ExtraBold" w:eastAsia="Archivo ExtraBold" w:hAnsi="Archivo ExtraBold"/>
                <w:color w:val="ffffff"/>
                <w:sz w:val="24"/>
                <w:szCs w:val="24"/>
              </w:rPr>
            </w:pPr>
            <w:r w:rsidDel="00000000" w:rsidR="00000000" w:rsidRPr="00000000">
              <w:rPr>
                <w:rFonts w:ascii="Archivo ExtraBold" w:cs="Archivo ExtraBold" w:eastAsia="Archivo ExtraBold" w:hAnsi="Archivo ExtraBold"/>
                <w:color w:val="ffffff"/>
                <w:sz w:val="24"/>
                <w:szCs w:val="24"/>
                <w:rtl w:val="0"/>
              </w:rPr>
              <w:t xml:space="preserve">Primary focus</w:t>
            </w:r>
          </w:p>
        </w:tc>
      </w:tr>
      <w:tr>
        <w:trPr>
          <w:cantSplit w:val="0"/>
          <w:tblHeader w:val="0"/>
        </w:trPr>
        <w:tc>
          <w:tcPr>
            <w:gridSpan w:val="2"/>
            <w:shd w:fill="34e5e2" w:val="clear"/>
            <w:tcMar>
              <w:top w:w="43.2" w:type="dxa"/>
              <w:left w:w="43.2" w:type="dxa"/>
              <w:bottom w:w="43.2" w:type="dxa"/>
              <w:right w:w="43.2"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Archivo ExtraBold" w:cs="Archivo ExtraBold" w:eastAsia="Archivo ExtraBold" w:hAnsi="Archivo ExtraBold"/>
                <w:color w:val="ffffff"/>
                <w:sz w:val="2"/>
                <w:szCs w:val="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before="0" w:line="252.00000000000003" w:lineRule="auto"/>
              <w:rPr>
                <w:rFonts w:ascii="Roboto" w:cs="Roboto" w:eastAsia="Roboto" w:hAnsi="Roboto"/>
                <w:color w:val="082029"/>
              </w:rPr>
            </w:pPr>
            <w:hyperlink r:id="rId28">
              <w:r w:rsidDel="00000000" w:rsidR="00000000" w:rsidRPr="00000000">
                <w:rPr>
                  <w:rFonts w:ascii="Roboto" w:cs="Roboto" w:eastAsia="Roboto" w:hAnsi="Roboto"/>
                  <w:color w:val="0000ee"/>
                  <w:u w:val="single"/>
                  <w:rtl w:val="0"/>
                </w:rPr>
                <w:t xml:space="preserve">Chelsea Williams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before="0" w:line="252.00000000000003" w:lineRule="auto"/>
              <w:rPr>
                <w:rFonts w:ascii="Roboto" w:cs="Roboto" w:eastAsia="Roboto" w:hAnsi="Roboto"/>
                <w:color w:val="082029"/>
              </w:rPr>
            </w:pPr>
            <w:r w:rsidDel="00000000" w:rsidR="00000000" w:rsidRPr="00000000">
              <w:rPr>
                <w:rFonts w:ascii="Roboto" w:cs="Roboto" w:eastAsia="Roboto" w:hAnsi="Roboto"/>
                <w:color w:val="082029"/>
                <w:rtl w:val="0"/>
              </w:rPr>
              <w:t xml:space="preserve">Content - SOAP and SAP</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before="0" w:line="252.00000000000003" w:lineRule="auto"/>
              <w:rPr>
                <w:rFonts w:ascii="Roboto" w:cs="Roboto" w:eastAsia="Roboto" w:hAnsi="Roboto"/>
                <w:color w:val="082029"/>
              </w:rPr>
            </w:pPr>
            <w:hyperlink r:id="rId29">
              <w:r w:rsidDel="00000000" w:rsidR="00000000" w:rsidRPr="00000000">
                <w:rPr>
                  <w:rFonts w:ascii="Roboto" w:cs="Roboto" w:eastAsia="Roboto" w:hAnsi="Roboto"/>
                  <w:color w:val="0000ee"/>
                  <w:u w:val="single"/>
                  <w:rtl w:val="0"/>
                </w:rPr>
                <w:t xml:space="preserve">MyLynda Stubblefield</w:t>
              </w:r>
            </w:hyperlink>
            <w:r w:rsidDel="00000000" w:rsidR="00000000" w:rsidRPr="00000000">
              <w:rPr>
                <w:rtl w:val="0"/>
              </w:rPr>
            </w:r>
          </w:p>
        </w:tc>
        <w:tc>
          <w:tcPr>
            <w:shd w:fill="f2f2f2"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before="0" w:line="252.00000000000003" w:lineRule="auto"/>
              <w:rPr>
                <w:rFonts w:ascii="Roboto" w:cs="Roboto" w:eastAsia="Roboto" w:hAnsi="Roboto"/>
                <w:color w:val="082029"/>
              </w:rPr>
            </w:pPr>
            <w:r w:rsidDel="00000000" w:rsidR="00000000" w:rsidRPr="00000000">
              <w:rPr>
                <w:rFonts w:ascii="Roboto" w:cs="Roboto" w:eastAsia="Roboto" w:hAnsi="Roboto"/>
                <w:color w:val="082029"/>
                <w:rtl w:val="0"/>
              </w:rPr>
              <w:t xml:space="preserve">Content - Emerging business (FA + MFT)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before="0" w:line="252.00000000000003" w:lineRule="auto"/>
              <w:rPr>
                <w:rFonts w:ascii="Roboto" w:cs="Roboto" w:eastAsia="Roboto" w:hAnsi="Roboto"/>
                <w:color w:val="082029"/>
              </w:rPr>
            </w:pPr>
            <w:hyperlink r:id="rId30">
              <w:r w:rsidDel="00000000" w:rsidR="00000000" w:rsidRPr="00000000">
                <w:rPr>
                  <w:rFonts w:ascii="Roboto" w:cs="Roboto" w:eastAsia="Roboto" w:hAnsi="Roboto"/>
                  <w:color w:val="0000ee"/>
                  <w:u w:val="single"/>
                  <w:rtl w:val="0"/>
                </w:rPr>
                <w:t xml:space="preserve">Mark Burbery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before="0" w:line="252.00000000000003" w:lineRule="auto"/>
              <w:rPr>
                <w:rFonts w:ascii="Roboto" w:cs="Roboto" w:eastAsia="Roboto" w:hAnsi="Roboto"/>
                <w:color w:val="082029"/>
              </w:rPr>
            </w:pPr>
            <w:r w:rsidDel="00000000" w:rsidR="00000000" w:rsidRPr="00000000">
              <w:rPr>
                <w:rFonts w:ascii="Roboto" w:cs="Roboto" w:eastAsia="Roboto" w:hAnsi="Roboto"/>
                <w:color w:val="082029"/>
                <w:rtl w:val="0"/>
              </w:rPr>
              <w:t xml:space="preserve">Design and video</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before="0" w:line="252.00000000000003" w:lineRule="auto"/>
              <w:rPr>
                <w:rFonts w:ascii="Roboto" w:cs="Roboto" w:eastAsia="Roboto" w:hAnsi="Roboto"/>
                <w:color w:val="082029"/>
              </w:rPr>
            </w:pPr>
            <w:hyperlink r:id="rId31">
              <w:r w:rsidDel="00000000" w:rsidR="00000000" w:rsidRPr="00000000">
                <w:rPr>
                  <w:rFonts w:ascii="Roboto" w:cs="Roboto" w:eastAsia="Roboto" w:hAnsi="Roboto"/>
                  <w:color w:val="0000ee"/>
                  <w:u w:val="single"/>
                  <w:rtl w:val="0"/>
                </w:rPr>
                <w:t xml:space="preserve">Ashvin Gadda</w:t>
              </w:r>
            </w:hyperlink>
            <w:r w:rsidDel="00000000" w:rsidR="00000000" w:rsidRPr="00000000">
              <w:rPr>
                <w:rtl w:val="0"/>
              </w:rPr>
            </w:r>
          </w:p>
        </w:tc>
        <w:tc>
          <w:tcPr>
            <w:shd w:fill="f2f2f2"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before="0" w:line="252.00000000000003" w:lineRule="auto"/>
              <w:rPr>
                <w:rFonts w:ascii="Roboto" w:cs="Roboto" w:eastAsia="Roboto" w:hAnsi="Roboto"/>
                <w:color w:val="082029"/>
              </w:rPr>
            </w:pPr>
            <w:r w:rsidDel="00000000" w:rsidR="00000000" w:rsidRPr="00000000">
              <w:rPr>
                <w:rFonts w:ascii="Roboto" w:cs="Roboto" w:eastAsia="Roboto" w:hAnsi="Roboto"/>
                <w:color w:val="082029"/>
                <w:rtl w:val="0"/>
              </w:rPr>
              <w:t xml:space="preserve">Design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before="0" w:line="252.00000000000003" w:lineRule="auto"/>
              <w:rPr>
                <w:rFonts w:ascii="Roboto" w:cs="Roboto" w:eastAsia="Roboto" w:hAnsi="Roboto"/>
                <w:color w:val="082029"/>
              </w:rPr>
            </w:pPr>
            <w:hyperlink r:id="rId32">
              <w:r w:rsidDel="00000000" w:rsidR="00000000" w:rsidRPr="00000000">
                <w:rPr>
                  <w:rFonts w:ascii="Roboto" w:cs="Roboto" w:eastAsia="Roboto" w:hAnsi="Roboto"/>
                  <w:color w:val="0000ee"/>
                  <w:u w:val="single"/>
                  <w:rtl w:val="0"/>
                </w:rPr>
                <w:t xml:space="preserve">Noah Walton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before="0" w:line="252.00000000000003" w:lineRule="auto"/>
              <w:rPr>
                <w:rFonts w:ascii="Roboto" w:cs="Roboto" w:eastAsia="Roboto" w:hAnsi="Roboto"/>
                <w:color w:val="082029"/>
              </w:rPr>
            </w:pPr>
            <w:r w:rsidDel="00000000" w:rsidR="00000000" w:rsidRPr="00000000">
              <w:rPr>
                <w:rFonts w:ascii="Roboto" w:cs="Roboto" w:eastAsia="Roboto" w:hAnsi="Roboto"/>
                <w:color w:val="082029"/>
                <w:rtl w:val="0"/>
              </w:rPr>
              <w:t xml:space="preserve">Design </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before="0" w:line="252.00000000000003" w:lineRule="auto"/>
              <w:rPr>
                <w:rFonts w:ascii="Roboto" w:cs="Roboto" w:eastAsia="Roboto" w:hAnsi="Roboto"/>
                <w:color w:val="082029"/>
              </w:rPr>
            </w:pPr>
            <w:hyperlink r:id="rId33">
              <w:r w:rsidDel="00000000" w:rsidR="00000000" w:rsidRPr="00000000">
                <w:rPr>
                  <w:rFonts w:ascii="Roboto" w:cs="Roboto" w:eastAsia="Roboto" w:hAnsi="Roboto"/>
                  <w:color w:val="0000ee"/>
                  <w:u w:val="single"/>
                  <w:rtl w:val="0"/>
                </w:rPr>
                <w:t xml:space="preserve">Stephani Fitzsimmons</w:t>
              </w:r>
            </w:hyperlink>
            <w:r w:rsidDel="00000000" w:rsidR="00000000" w:rsidRPr="00000000">
              <w:rPr>
                <w:rtl w:val="0"/>
              </w:rPr>
            </w:r>
          </w:p>
        </w:tc>
        <w:tc>
          <w:tcPr>
            <w:shd w:fill="f2f2f2"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before="0" w:line="252.00000000000003" w:lineRule="auto"/>
              <w:rPr>
                <w:rFonts w:ascii="Roboto" w:cs="Roboto" w:eastAsia="Roboto" w:hAnsi="Roboto"/>
                <w:color w:val="082029"/>
              </w:rPr>
            </w:pPr>
            <w:r w:rsidDel="00000000" w:rsidR="00000000" w:rsidRPr="00000000">
              <w:rPr>
                <w:rFonts w:ascii="Roboto" w:cs="Roboto" w:eastAsia="Roboto" w:hAnsi="Roboto"/>
                <w:color w:val="082029"/>
                <w:rtl w:val="0"/>
              </w:rPr>
              <w:t xml:space="preserve">AR and 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before="0" w:line="252.00000000000003" w:lineRule="auto"/>
              <w:rPr>
                <w:rFonts w:ascii="Roboto" w:cs="Roboto" w:eastAsia="Roboto" w:hAnsi="Roboto"/>
                <w:color w:val="082029"/>
              </w:rPr>
            </w:pPr>
            <w:hyperlink r:id="rId34">
              <w:r w:rsidDel="00000000" w:rsidR="00000000" w:rsidRPr="00000000">
                <w:rPr>
                  <w:rFonts w:ascii="Roboto" w:cs="Roboto" w:eastAsia="Roboto" w:hAnsi="Roboto"/>
                  <w:color w:val="0000ee"/>
                  <w:u w:val="single"/>
                  <w:rtl w:val="0"/>
                </w:rPr>
                <w:t xml:space="preserve">Keeley OConnor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before="0" w:line="252.00000000000003" w:lineRule="auto"/>
              <w:rPr>
                <w:rFonts w:ascii="Roboto" w:cs="Roboto" w:eastAsia="Roboto" w:hAnsi="Roboto"/>
                <w:color w:val="082029"/>
              </w:rPr>
            </w:pPr>
            <w:r w:rsidDel="00000000" w:rsidR="00000000" w:rsidRPr="00000000">
              <w:rPr>
                <w:rFonts w:ascii="Roboto" w:cs="Roboto" w:eastAsia="Roboto" w:hAnsi="Roboto"/>
                <w:color w:val="082029"/>
                <w:rtl w:val="0"/>
              </w:rPr>
              <w:t xml:space="preserve">Social</w:t>
            </w:r>
          </w:p>
        </w:tc>
      </w:tr>
    </w:tbl>
    <w:p w:rsidR="00000000" w:rsidDel="00000000" w:rsidP="00000000" w:rsidRDefault="00000000" w:rsidRPr="00000000" w14:paraId="000000BF">
      <w:pPr>
        <w:spacing w:after="0" w:before="0" w:line="252.00000000000003" w:lineRule="auto"/>
        <w:rPr>
          <w:rFonts w:ascii="Roboto" w:cs="Roboto" w:eastAsia="Roboto" w:hAnsi="Roboto"/>
          <w:sz w:val="16"/>
          <w:szCs w:val="16"/>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4995"/>
        <w:tblGridChange w:id="0">
          <w:tblGrid>
            <w:gridCol w:w="4365"/>
            <w:gridCol w:w="4995"/>
          </w:tblGrid>
        </w:tblGridChange>
      </w:tblGrid>
      <w:tr>
        <w:trPr>
          <w:cantSplit w:val="0"/>
          <w:tblHeader w:val="0"/>
        </w:trPr>
        <w:tc>
          <w:tcPr>
            <w:shd w:fill="006170"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Archivo ExtraBold" w:cs="Archivo ExtraBold" w:eastAsia="Archivo ExtraBold" w:hAnsi="Archivo ExtraBold"/>
                <w:color w:val="ffffff"/>
                <w:sz w:val="24"/>
                <w:szCs w:val="24"/>
              </w:rPr>
            </w:pPr>
            <w:r w:rsidDel="00000000" w:rsidR="00000000" w:rsidRPr="00000000">
              <w:rPr>
                <w:rFonts w:ascii="Archivo ExtraBold" w:cs="Archivo ExtraBold" w:eastAsia="Archivo ExtraBold" w:hAnsi="Archivo ExtraBold"/>
                <w:color w:val="ffffff"/>
                <w:sz w:val="24"/>
                <w:szCs w:val="24"/>
                <w:rtl w:val="0"/>
              </w:rPr>
              <w:t xml:space="preserve">Organic and Paid</w:t>
            </w:r>
          </w:p>
        </w:tc>
        <w:tc>
          <w:tcPr>
            <w:shd w:fill="006170"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Archivo ExtraBold" w:cs="Archivo ExtraBold" w:eastAsia="Archivo ExtraBold" w:hAnsi="Archivo ExtraBold"/>
                <w:color w:val="ffffff"/>
                <w:sz w:val="24"/>
                <w:szCs w:val="24"/>
              </w:rPr>
            </w:pPr>
            <w:r w:rsidDel="00000000" w:rsidR="00000000" w:rsidRPr="00000000">
              <w:rPr>
                <w:rFonts w:ascii="Archivo ExtraBold" w:cs="Archivo ExtraBold" w:eastAsia="Archivo ExtraBold" w:hAnsi="Archivo ExtraBold"/>
                <w:color w:val="ffffff"/>
                <w:sz w:val="24"/>
                <w:szCs w:val="24"/>
                <w:rtl w:val="0"/>
              </w:rPr>
              <w:t xml:space="preserve">Primary focus</w:t>
            </w:r>
          </w:p>
        </w:tc>
      </w:tr>
      <w:tr>
        <w:trPr>
          <w:cantSplit w:val="0"/>
          <w:tblHeader w:val="0"/>
        </w:trPr>
        <w:tc>
          <w:tcPr>
            <w:gridSpan w:val="2"/>
            <w:shd w:fill="34e5e2" w:val="clear"/>
            <w:tcMar>
              <w:top w:w="43.2" w:type="dxa"/>
              <w:left w:w="43.2" w:type="dxa"/>
              <w:bottom w:w="43.2" w:type="dxa"/>
              <w:right w:w="43.2"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Archivo ExtraBold" w:cs="Archivo ExtraBold" w:eastAsia="Archivo ExtraBold" w:hAnsi="Archivo ExtraBold"/>
                <w:color w:val="ffffff"/>
                <w:sz w:val="2"/>
                <w:szCs w:val="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before="0" w:line="252.00000000000003" w:lineRule="auto"/>
              <w:rPr>
                <w:rFonts w:ascii="Roboto" w:cs="Roboto" w:eastAsia="Roboto" w:hAnsi="Roboto"/>
                <w:color w:val="082029"/>
              </w:rPr>
            </w:pPr>
            <w:hyperlink r:id="rId35">
              <w:r w:rsidDel="00000000" w:rsidR="00000000" w:rsidRPr="00000000">
                <w:rPr>
                  <w:rFonts w:ascii="Roboto" w:cs="Roboto" w:eastAsia="Roboto" w:hAnsi="Roboto"/>
                  <w:color w:val="0000ee"/>
                  <w:u w:val="single"/>
                  <w:rtl w:val="0"/>
                </w:rPr>
                <w:t xml:space="preserve">Kasia Jezuit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before="0" w:line="252.00000000000003" w:lineRule="auto"/>
              <w:rPr>
                <w:rFonts w:ascii="Roboto" w:cs="Roboto" w:eastAsia="Roboto" w:hAnsi="Roboto"/>
                <w:color w:val="082029"/>
              </w:rPr>
            </w:pPr>
            <w:r w:rsidDel="00000000" w:rsidR="00000000" w:rsidRPr="00000000">
              <w:rPr>
                <w:rFonts w:ascii="Roboto" w:cs="Roboto" w:eastAsia="Roboto" w:hAnsi="Roboto"/>
                <w:color w:val="082029"/>
                <w:rtl w:val="0"/>
              </w:rPr>
              <w:t xml:space="preserve">SEO and GEO</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before="0" w:line="252.00000000000003" w:lineRule="auto"/>
              <w:rPr>
                <w:rFonts w:ascii="Roboto" w:cs="Roboto" w:eastAsia="Roboto" w:hAnsi="Roboto"/>
                <w:color w:val="082029"/>
              </w:rPr>
            </w:pPr>
            <w:hyperlink r:id="rId36">
              <w:r w:rsidDel="00000000" w:rsidR="00000000" w:rsidRPr="00000000">
                <w:rPr>
                  <w:rFonts w:ascii="Roboto" w:cs="Roboto" w:eastAsia="Roboto" w:hAnsi="Roboto"/>
                  <w:color w:val="0000ee"/>
                  <w:u w:val="single"/>
                  <w:rtl w:val="0"/>
                </w:rPr>
                <w:t xml:space="preserve">Sofya Perrin</w:t>
              </w:r>
            </w:hyperlink>
            <w:r w:rsidDel="00000000" w:rsidR="00000000" w:rsidRPr="00000000">
              <w:rPr>
                <w:rtl w:val="0"/>
              </w:rPr>
            </w:r>
          </w:p>
        </w:tc>
        <w:tc>
          <w:tcPr>
            <w:shd w:fill="f2f2f2"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before="0" w:line="252.00000000000003" w:lineRule="auto"/>
              <w:rPr>
                <w:rFonts w:ascii="Roboto" w:cs="Roboto" w:eastAsia="Roboto" w:hAnsi="Roboto"/>
                <w:color w:val="082029"/>
              </w:rPr>
            </w:pPr>
            <w:r w:rsidDel="00000000" w:rsidR="00000000" w:rsidRPr="00000000">
              <w:rPr>
                <w:rFonts w:ascii="Roboto" w:cs="Roboto" w:eastAsia="Roboto" w:hAnsi="Roboto"/>
                <w:color w:val="082029"/>
                <w:rtl w:val="0"/>
              </w:rPr>
              <w:t xml:space="preserve">SEO and GEO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before="0" w:line="252.00000000000003" w:lineRule="auto"/>
              <w:rPr>
                <w:rFonts w:ascii="Roboto" w:cs="Roboto" w:eastAsia="Roboto" w:hAnsi="Roboto"/>
                <w:color w:val="082029"/>
              </w:rPr>
            </w:pPr>
            <w:hyperlink r:id="rId37">
              <w:r w:rsidDel="00000000" w:rsidR="00000000" w:rsidRPr="00000000">
                <w:rPr>
                  <w:rFonts w:ascii="Roboto" w:cs="Roboto" w:eastAsia="Roboto" w:hAnsi="Roboto"/>
                  <w:color w:val="0000ee"/>
                  <w:u w:val="single"/>
                  <w:rtl w:val="0"/>
                </w:rPr>
                <w:t xml:space="preserve">Tracy Smith</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before="0" w:line="252.00000000000003" w:lineRule="auto"/>
              <w:rPr>
                <w:rFonts w:ascii="Roboto" w:cs="Roboto" w:eastAsia="Roboto" w:hAnsi="Roboto"/>
                <w:color w:val="082029"/>
              </w:rPr>
            </w:pPr>
            <w:r w:rsidDel="00000000" w:rsidR="00000000" w:rsidRPr="00000000">
              <w:rPr>
                <w:rFonts w:ascii="Roboto" w:cs="Roboto" w:eastAsia="Roboto" w:hAnsi="Roboto"/>
                <w:color w:val="082029"/>
                <w:rtl w:val="0"/>
              </w:rPr>
              <w:t xml:space="preserve">Web management</w:t>
            </w:r>
          </w:p>
        </w:tc>
      </w:tr>
      <w:tr>
        <w:trPr>
          <w:cantSplit w:val="0"/>
          <w:trHeight w:val="175.24511718750003" w:hRule="atLeast"/>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before="0" w:line="252.00000000000003" w:lineRule="auto"/>
              <w:rPr>
                <w:rFonts w:ascii="Roboto" w:cs="Roboto" w:eastAsia="Roboto" w:hAnsi="Roboto"/>
                <w:color w:val="082029"/>
              </w:rPr>
            </w:pPr>
            <w:hyperlink r:id="rId38">
              <w:r w:rsidDel="00000000" w:rsidR="00000000" w:rsidRPr="00000000">
                <w:rPr>
                  <w:rFonts w:ascii="Roboto" w:cs="Roboto" w:eastAsia="Roboto" w:hAnsi="Roboto"/>
                  <w:color w:val="0000ee"/>
                  <w:u w:val="single"/>
                  <w:rtl w:val="0"/>
                </w:rPr>
                <w:t xml:space="preserve">Happy Lee</w:t>
              </w:r>
            </w:hyperlink>
            <w:r w:rsidDel="00000000" w:rsidR="00000000" w:rsidRPr="00000000">
              <w:rPr>
                <w:rtl w:val="0"/>
              </w:rPr>
            </w:r>
          </w:p>
        </w:tc>
        <w:tc>
          <w:tcPr>
            <w:shd w:fill="f2f2f2"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before="0" w:line="252.00000000000003" w:lineRule="auto"/>
              <w:rPr>
                <w:rFonts w:ascii="Roboto" w:cs="Roboto" w:eastAsia="Roboto" w:hAnsi="Roboto"/>
                <w:color w:val="082029"/>
              </w:rPr>
            </w:pPr>
            <w:r w:rsidDel="00000000" w:rsidR="00000000" w:rsidRPr="00000000">
              <w:rPr>
                <w:rFonts w:ascii="Roboto" w:cs="Roboto" w:eastAsia="Roboto" w:hAnsi="Roboto"/>
                <w:color w:val="082029"/>
                <w:rtl w:val="0"/>
              </w:rPr>
              <w:t xml:space="preserve">Paid - SOAP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before="0" w:line="252.00000000000003" w:lineRule="auto"/>
              <w:rPr>
                <w:rFonts w:ascii="Roboto" w:cs="Roboto" w:eastAsia="Roboto" w:hAnsi="Roboto"/>
                <w:color w:val="082029"/>
              </w:rPr>
            </w:pPr>
            <w:hyperlink r:id="rId39">
              <w:r w:rsidDel="00000000" w:rsidR="00000000" w:rsidRPr="00000000">
                <w:rPr>
                  <w:rFonts w:ascii="Roboto" w:cs="Roboto" w:eastAsia="Roboto" w:hAnsi="Roboto"/>
                  <w:color w:val="0000ee"/>
                  <w:u w:val="single"/>
                  <w:rtl w:val="0"/>
                </w:rPr>
                <w:t xml:space="preserve">Ashton Clarke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before="0" w:line="252.00000000000003" w:lineRule="auto"/>
              <w:rPr>
                <w:rFonts w:ascii="Roboto" w:cs="Roboto" w:eastAsia="Roboto" w:hAnsi="Roboto"/>
                <w:color w:val="082029"/>
              </w:rPr>
            </w:pPr>
            <w:r w:rsidDel="00000000" w:rsidR="00000000" w:rsidRPr="00000000">
              <w:rPr>
                <w:rFonts w:ascii="Roboto" w:cs="Roboto" w:eastAsia="Roboto" w:hAnsi="Roboto"/>
                <w:color w:val="082029"/>
                <w:rtl w:val="0"/>
              </w:rPr>
              <w:t xml:space="preserve">Paid - Emerging businesses (FA + MFT)</w:t>
            </w:r>
          </w:p>
        </w:tc>
      </w:tr>
    </w:tbl>
    <w:p w:rsidR="00000000" w:rsidDel="00000000" w:rsidP="00000000" w:rsidRDefault="00000000" w:rsidRPr="00000000" w14:paraId="000000CE">
      <w:pPr>
        <w:pStyle w:val="Heading1"/>
        <w:keepNext w:val="0"/>
        <w:keepLines w:val="0"/>
        <w:spacing w:after="120" w:before="0" w:line="276" w:lineRule="auto"/>
        <w:rPr>
          <w:rFonts w:ascii="Roboto" w:cs="Roboto" w:eastAsia="Roboto" w:hAnsi="Roboto"/>
        </w:rPr>
      </w:pPr>
      <w:bookmarkStart w:colFirst="0" w:colLast="0" w:name="_hnlkuhaikzp1" w:id="17"/>
      <w:bookmarkEnd w:id="17"/>
      <w:r w:rsidDel="00000000" w:rsidR="00000000" w:rsidRPr="00000000">
        <w:rPr>
          <w:rFonts w:ascii="Archivo SemiBold" w:cs="Archivo SemiBold" w:eastAsia="Archivo SemiBold" w:hAnsi="Archivo SemiBold"/>
          <w:color w:val="082029"/>
          <w:rtl w:val="0"/>
        </w:rPr>
        <w:t xml:space="preserve">Campaign RACI</w:t>
      </w:r>
      <w:r w:rsidDel="00000000" w:rsidR="00000000" w:rsidRPr="00000000">
        <w:rPr>
          <w:rtl w:val="0"/>
        </w:rPr>
      </w:r>
    </w:p>
    <w:p w:rsidR="00000000" w:rsidDel="00000000" w:rsidP="00000000" w:rsidRDefault="00000000" w:rsidRPr="00000000" w14:paraId="000000CF">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The </w:t>
      </w:r>
      <w:r w:rsidDel="00000000" w:rsidR="00000000" w:rsidRPr="00000000">
        <w:rPr>
          <w:rFonts w:ascii="Roboto" w:cs="Roboto" w:eastAsia="Roboto" w:hAnsi="Roboto"/>
          <w:b w:val="1"/>
          <w:bCs w:val="1"/>
          <w:color w:val="082029"/>
          <w:rtl w:val="0"/>
        </w:rPr>
        <w:t xml:space="preserve">Campaign Manager</w:t>
      </w:r>
      <w:r w:rsidDel="00000000" w:rsidR="00000000" w:rsidRPr="00000000">
        <w:rPr>
          <w:rFonts w:ascii="Roboto" w:cs="Roboto" w:eastAsia="Roboto" w:hAnsi="Roboto"/>
          <w:color w:val="082029"/>
          <w:rtl w:val="0"/>
        </w:rPr>
        <w:t xml:space="preserve"> is accountable for the overall success of a campaign, from initial planning and execution through launch and performance measurement.</w:t>
      </w:r>
    </w:p>
    <w:p w:rsidR="00000000" w:rsidDel="00000000" w:rsidP="00000000" w:rsidRDefault="00000000" w:rsidRPr="00000000" w14:paraId="000000D0">
      <w:pPr>
        <w:rPr>
          <w:rFonts w:ascii="Roboto" w:cs="Roboto" w:eastAsia="Roboto" w:hAnsi="Roboto"/>
          <w:color w:val="082029"/>
        </w:rPr>
      </w:pPr>
      <w:r w:rsidDel="00000000" w:rsidR="00000000" w:rsidRPr="00000000">
        <w:rPr>
          <w:rFonts w:ascii="Roboto" w:cs="Roboto" w:eastAsia="Roboto" w:hAnsi="Roboto"/>
          <w:color w:val="082029"/>
          <w:rtl w:val="0"/>
        </w:rPr>
        <w:t xml:space="preserve">Campaign leadership is role-based, not title-based. Depending on the campaign type, certain teams may serve as the C</w:t>
      </w:r>
      <w:r w:rsidDel="00000000" w:rsidR="00000000" w:rsidRPr="00000000">
        <w:rPr>
          <w:rtl w:val="0"/>
        </w:rPr>
        <w:t xml:space="preserve">ampaig</w:t>
      </w:r>
      <w:r w:rsidDel="00000000" w:rsidR="00000000" w:rsidRPr="00000000">
        <w:rPr>
          <w:rFonts w:ascii="Roboto" w:cs="Roboto" w:eastAsia="Roboto" w:hAnsi="Roboto"/>
          <w:color w:val="082029"/>
          <w:rtl w:val="0"/>
        </w:rPr>
        <w:t xml:space="preserve">n Manager in one instance and as supporting contributors in another.</w:t>
      </w:r>
    </w:p>
    <w:p w:rsidR="00000000" w:rsidDel="00000000" w:rsidP="00000000" w:rsidRDefault="00000000" w:rsidRPr="00000000" w14:paraId="000000D1">
      <w:pPr>
        <w:spacing w:after="120" w:before="0" w:line="276" w:lineRule="auto"/>
        <w:rPr>
          <w:rFonts w:ascii="Roboto" w:cs="Roboto" w:eastAsia="Roboto" w:hAnsi="Roboto"/>
        </w:rPr>
      </w:pPr>
      <w:r w:rsidDel="00000000" w:rsidR="00000000" w:rsidRPr="00000000">
        <w:rPr>
          <w:rFonts w:ascii="Roboto" w:cs="Roboto" w:eastAsia="Roboto" w:hAnsi="Roboto"/>
          <w:color w:val="082029"/>
          <w:rtl w:val="0"/>
        </w:rPr>
        <w:t xml:space="preserve">For example</w:t>
      </w:r>
      <w:r w:rsidDel="00000000" w:rsidR="00000000" w:rsidRPr="00000000">
        <w:rPr>
          <w:rFonts w:ascii="Roboto" w:cs="Roboto" w:eastAsia="Roboto" w:hAnsi="Roboto"/>
          <w:rtl w:val="0"/>
        </w:rPr>
        <w:t xml:space="preserve">:</w:t>
      </w:r>
    </w:p>
    <w:p w:rsidR="00000000" w:rsidDel="00000000" w:rsidP="00000000" w:rsidRDefault="00000000" w:rsidRPr="00000000" w14:paraId="000000D2">
      <w:pPr>
        <w:numPr>
          <w:ilvl w:val="0"/>
          <w:numId w:val="40"/>
        </w:numPr>
        <w:spacing w:after="120" w:before="0" w:line="276" w:lineRule="auto"/>
        <w:ind w:left="720" w:hanging="360"/>
      </w:pPr>
      <w:r w:rsidDel="00000000" w:rsidR="00000000" w:rsidRPr="00000000">
        <w:rPr>
          <w:rFonts w:ascii="Roboto" w:cs="Roboto" w:eastAsia="Roboto" w:hAnsi="Roboto"/>
          <w:b w:val="1"/>
          <w:bCs w:val="1"/>
          <w:color w:val="082029"/>
          <w:rtl w:val="0"/>
        </w:rPr>
        <w:t xml:space="preserve">Customer Marketing</w:t>
      </w:r>
      <w:r w:rsidDel="00000000" w:rsidR="00000000" w:rsidRPr="00000000">
        <w:rPr>
          <w:rFonts w:ascii="Roboto" w:cs="Roboto" w:eastAsia="Roboto" w:hAnsi="Roboto"/>
          <w:color w:val="082029"/>
          <w:rtl w:val="0"/>
        </w:rPr>
        <w:t xml:space="preserve"> may act as the Campaign Manager for expansion campaigns, while serving as a supporting partner for product release campaigns</w:t>
      </w:r>
      <w:r w:rsidDel="00000000" w:rsidR="00000000" w:rsidRPr="00000000">
        <w:rPr>
          <w:rtl w:val="0"/>
        </w:rPr>
      </w:r>
    </w:p>
    <w:p w:rsidR="00000000" w:rsidDel="00000000" w:rsidP="00000000" w:rsidRDefault="00000000" w:rsidRPr="00000000" w14:paraId="000000D3">
      <w:pPr>
        <w:numPr>
          <w:ilvl w:val="0"/>
          <w:numId w:val="40"/>
        </w:numPr>
        <w:spacing w:after="120" w:before="0" w:line="276" w:lineRule="auto"/>
        <w:ind w:left="720" w:hanging="360"/>
      </w:pPr>
      <w:r w:rsidDel="00000000" w:rsidR="00000000" w:rsidRPr="00000000">
        <w:rPr>
          <w:rFonts w:ascii="Roboto" w:cs="Roboto" w:eastAsia="Roboto" w:hAnsi="Roboto"/>
          <w:b w:val="1"/>
          <w:bCs w:val="1"/>
          <w:color w:val="082029"/>
          <w:rtl w:val="0"/>
        </w:rPr>
        <w:t xml:space="preserve">Content</w:t>
      </w:r>
      <w:r w:rsidDel="00000000" w:rsidR="00000000" w:rsidRPr="00000000">
        <w:rPr>
          <w:rFonts w:ascii="Roboto" w:cs="Roboto" w:eastAsia="Roboto" w:hAnsi="Roboto"/>
          <w:color w:val="082029"/>
          <w:rtl w:val="0"/>
        </w:rPr>
        <w:t xml:space="preserve"> may lead a research report campaign as the Campaign Manager, but contribute in a supporting role within a broader themed marketing campaign</w:t>
      </w:r>
      <w:r w:rsidDel="00000000" w:rsidR="00000000" w:rsidRPr="00000000">
        <w:rPr>
          <w:rtl w:val="0"/>
        </w:rPr>
      </w:r>
    </w:p>
    <w:p w:rsidR="00000000" w:rsidDel="00000000" w:rsidP="00000000" w:rsidRDefault="00000000" w:rsidRPr="00000000" w14:paraId="000000D4">
      <w:pPr>
        <w:numPr>
          <w:ilvl w:val="0"/>
          <w:numId w:val="40"/>
        </w:numPr>
        <w:spacing w:after="120" w:before="0" w:line="276" w:lineRule="auto"/>
        <w:ind w:left="720" w:hanging="360"/>
        <w:rPr>
          <w:rFonts w:ascii="Roboto" w:cs="Roboto" w:eastAsia="Roboto" w:hAnsi="Roboto"/>
          <w:u w:val="none"/>
        </w:rPr>
      </w:pPr>
      <w:r w:rsidDel="00000000" w:rsidR="00000000" w:rsidRPr="00000000">
        <w:rPr>
          <w:rFonts w:ascii="Roboto" w:cs="Roboto" w:eastAsia="Roboto" w:hAnsi="Roboto"/>
          <w:color w:val="082029"/>
          <w:rtl w:val="0"/>
        </w:rPr>
        <w:t xml:space="preserve">Product Marketing may own product launches as the Campaign Manager and be responsible for positioning and messaging, supporting marketing campaigns </w:t>
      </w:r>
    </w:p>
    <w:p w:rsidR="00000000" w:rsidDel="00000000" w:rsidP="00000000" w:rsidRDefault="00000000" w:rsidRPr="00000000" w14:paraId="000000D5">
      <w:pPr>
        <w:spacing w:after="120" w:before="0" w:line="276" w:lineRule="auto"/>
        <w:rPr>
          <w:rFonts w:ascii="Roboto" w:cs="Roboto" w:eastAsia="Roboto" w:hAnsi="Roboto"/>
          <w:color w:val="082029"/>
        </w:rPr>
      </w:pPr>
      <w:r w:rsidDel="00000000" w:rsidR="00000000" w:rsidRPr="00000000">
        <w:rPr>
          <w:rtl w:val="0"/>
        </w:rPr>
      </w:r>
    </w:p>
    <w:p w:rsidR="00000000" w:rsidDel="00000000" w:rsidP="00000000" w:rsidRDefault="00000000" w:rsidRPr="00000000" w14:paraId="000000D6">
      <w:pPr>
        <w:pStyle w:val="Heading2"/>
        <w:rPr/>
      </w:pPr>
      <w:bookmarkStart w:colFirst="0" w:colLast="0" w:name="_gijy0576z924" w:id="18"/>
      <w:bookmarkEnd w:id="18"/>
      <w:r w:rsidDel="00000000" w:rsidR="00000000" w:rsidRPr="00000000">
        <w:rPr>
          <w:rtl w:val="0"/>
        </w:rPr>
        <w:t xml:space="preserve">Responsible</w:t>
      </w:r>
      <w:r w:rsidDel="00000000" w:rsidR="00000000" w:rsidRPr="00000000">
        <w:rPr>
          <w:rtl w:val="0"/>
        </w:rPr>
      </w:r>
    </w:p>
    <w:p w:rsidR="00000000" w:rsidDel="00000000" w:rsidP="00000000" w:rsidRDefault="00000000" w:rsidRPr="00000000" w14:paraId="000000D7">
      <w:pPr>
        <w:pStyle w:val="Heading3"/>
        <w:rPr>
          <w:rFonts w:ascii="Roboto" w:cs="Roboto" w:eastAsia="Roboto" w:hAnsi="Roboto"/>
          <w:color w:val="082029"/>
          <w:sz w:val="26"/>
          <w:szCs w:val="26"/>
        </w:rPr>
      </w:pPr>
      <w:bookmarkStart w:colFirst="0" w:colLast="0" w:name="_84iv7tnllb95" w:id="19"/>
      <w:bookmarkEnd w:id="19"/>
      <w:r w:rsidDel="00000000" w:rsidR="00000000" w:rsidRPr="00000000">
        <w:rPr>
          <w:rFonts w:ascii="Roboto" w:cs="Roboto" w:eastAsia="Roboto" w:hAnsi="Roboto"/>
          <w:b w:val="1"/>
          <w:bCs w:val="1"/>
          <w:color w:val="082029"/>
          <w:sz w:val="26"/>
          <w:szCs w:val="26"/>
          <w:rtl w:val="0"/>
        </w:rPr>
        <w:t xml:space="preserve">All</w:t>
      </w:r>
      <w:r w:rsidDel="00000000" w:rsidR="00000000" w:rsidRPr="00000000">
        <w:rPr>
          <w:rFonts w:ascii="Roboto" w:cs="Roboto" w:eastAsia="Roboto" w:hAnsi="Roboto"/>
          <w:color w:val="082029"/>
          <w:sz w:val="26"/>
          <w:szCs w:val="26"/>
          <w:rtl w:val="0"/>
        </w:rPr>
        <w:t xml:space="preserve"> — Th</w:t>
      </w:r>
      <w:r w:rsidDel="00000000" w:rsidR="00000000" w:rsidRPr="00000000">
        <w:rPr>
          <w:rtl w:val="0"/>
        </w:rPr>
        <w:t xml:space="preserve">ese expectations apply to all Marketing team members, regardless of role or reporting structure:</w:t>
      </w:r>
      <w:r w:rsidDel="00000000" w:rsidR="00000000" w:rsidRPr="00000000">
        <w:rPr>
          <w:rtl w:val="0"/>
        </w:rPr>
      </w:r>
    </w:p>
    <w:p w:rsidR="00000000" w:rsidDel="00000000" w:rsidP="00000000" w:rsidRDefault="00000000" w:rsidRPr="00000000" w14:paraId="000000D8">
      <w:pPr>
        <w:numPr>
          <w:ilvl w:val="0"/>
          <w:numId w:val="42"/>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Follow the guidelines outlined in this playbook when planning, executing and delivering campaign work</w:t>
      </w:r>
    </w:p>
    <w:p w:rsidR="00000000" w:rsidDel="00000000" w:rsidP="00000000" w:rsidRDefault="00000000" w:rsidRPr="00000000" w14:paraId="000000D9">
      <w:pPr>
        <w:numPr>
          <w:ilvl w:val="0"/>
          <w:numId w:val="42"/>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Setup your designated Asana projects and use Asana daily to stay informed on current and upcoming task and subtask due dates</w:t>
      </w:r>
    </w:p>
    <w:p w:rsidR="00000000" w:rsidDel="00000000" w:rsidP="00000000" w:rsidRDefault="00000000" w:rsidRPr="00000000" w14:paraId="000000DA">
      <w:pPr>
        <w:numPr>
          <w:ilvl w:val="0"/>
          <w:numId w:val="42"/>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Meet assigned due dates, and proactively communicate </w:t>
      </w:r>
      <w:r w:rsidDel="00000000" w:rsidR="00000000" w:rsidRPr="00000000">
        <w:rPr>
          <w:rFonts w:ascii="Roboto" w:cs="Roboto" w:eastAsia="Roboto" w:hAnsi="Roboto"/>
          <w:color w:val="082029"/>
          <w:rtl w:val="0"/>
        </w:rPr>
        <w:t xml:space="preserve">before</w:t>
      </w:r>
      <w:r w:rsidDel="00000000" w:rsidR="00000000" w:rsidRPr="00000000">
        <w:rPr>
          <w:rFonts w:ascii="Roboto" w:cs="Roboto" w:eastAsia="Roboto" w:hAnsi="Roboto"/>
          <w:color w:val="082029"/>
          <w:rtl w:val="0"/>
        </w:rPr>
        <w:t xml:space="preserve"> a deadline is at risk. If a task or subtask is off track, notify relevant stakeholders early and propose a revised timeline or solution. If a due date for a task needs to be changed, ensure that all dependent task due dates are updated accordingly.</w:t>
      </w:r>
    </w:p>
    <w:p w:rsidR="00000000" w:rsidDel="00000000" w:rsidP="00000000" w:rsidRDefault="00000000" w:rsidRPr="00000000" w14:paraId="000000DB">
      <w:pPr>
        <w:numPr>
          <w:ilvl w:val="0"/>
          <w:numId w:val="42"/>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Maintain consistent file and sharing structures across Google Drive and Asana, including:</w:t>
      </w:r>
    </w:p>
    <w:p w:rsidR="00000000" w:rsidDel="00000000" w:rsidP="00000000" w:rsidRDefault="00000000" w:rsidRPr="00000000" w14:paraId="000000DC">
      <w:pPr>
        <w:numPr>
          <w:ilvl w:val="0"/>
          <w:numId w:val="41"/>
        </w:numPr>
        <w:spacing w:after="120" w:before="0" w:line="276" w:lineRule="auto"/>
        <w:ind w:left="1440" w:hanging="360"/>
        <w:rPr>
          <w:rFonts w:ascii="Roboto" w:cs="Roboto" w:eastAsia="Roboto" w:hAnsi="Roboto"/>
        </w:rPr>
      </w:pPr>
      <w:r w:rsidDel="00000000" w:rsidR="00000000" w:rsidRPr="00000000">
        <w:rPr>
          <w:rFonts w:ascii="Roboto" w:cs="Roboto" w:eastAsia="Roboto" w:hAnsi="Roboto"/>
          <w:color w:val="082029"/>
          <w:rtl w:val="0"/>
        </w:rPr>
        <w:t xml:space="preserve">Proper folder placement</w:t>
      </w:r>
    </w:p>
    <w:p w:rsidR="00000000" w:rsidDel="00000000" w:rsidP="00000000" w:rsidRDefault="00000000" w:rsidRPr="00000000" w14:paraId="000000DD">
      <w:pPr>
        <w:numPr>
          <w:ilvl w:val="0"/>
          <w:numId w:val="41"/>
        </w:numPr>
        <w:spacing w:after="120" w:before="0" w:line="276" w:lineRule="auto"/>
        <w:ind w:left="1440" w:hanging="360"/>
        <w:rPr>
          <w:rFonts w:ascii="Roboto" w:cs="Roboto" w:eastAsia="Roboto" w:hAnsi="Roboto"/>
        </w:rPr>
      </w:pPr>
      <w:r w:rsidDel="00000000" w:rsidR="00000000" w:rsidRPr="00000000">
        <w:rPr>
          <w:rFonts w:ascii="Roboto" w:cs="Roboto" w:eastAsia="Roboto" w:hAnsi="Roboto"/>
          <w:color w:val="082029"/>
          <w:rtl w:val="0"/>
        </w:rPr>
        <w:t xml:space="preserve">Standardized asset naming conventions</w:t>
      </w:r>
    </w:p>
    <w:p w:rsidR="00000000" w:rsidDel="00000000" w:rsidP="00000000" w:rsidRDefault="00000000" w:rsidRPr="00000000" w14:paraId="000000DE">
      <w:pPr>
        <w:numPr>
          <w:ilvl w:val="0"/>
          <w:numId w:val="41"/>
        </w:numPr>
        <w:spacing w:after="120" w:before="0" w:line="276" w:lineRule="auto"/>
        <w:ind w:left="1440" w:hanging="360"/>
        <w:rPr>
          <w:rFonts w:ascii="Roboto" w:cs="Roboto" w:eastAsia="Roboto" w:hAnsi="Roboto"/>
        </w:rPr>
      </w:pPr>
      <w:r w:rsidDel="00000000" w:rsidR="00000000" w:rsidRPr="00000000">
        <w:rPr>
          <w:rFonts w:ascii="Roboto" w:cs="Roboto" w:eastAsia="Roboto" w:hAnsi="Roboto"/>
          <w:color w:val="082029"/>
          <w:rtl w:val="0"/>
        </w:rPr>
        <w:t xml:space="preserve">Clear version control</w:t>
      </w:r>
    </w:p>
    <w:p w:rsidR="00000000" w:rsidDel="00000000" w:rsidP="00000000" w:rsidRDefault="00000000" w:rsidRPr="00000000" w14:paraId="000000DF">
      <w:pPr>
        <w:numPr>
          <w:ilvl w:val="0"/>
          <w:numId w:val="41"/>
        </w:numPr>
        <w:spacing w:after="120" w:before="0" w:line="276" w:lineRule="auto"/>
        <w:ind w:left="1440" w:hanging="360"/>
        <w:rPr>
          <w:rFonts w:ascii="Roboto" w:cs="Roboto" w:eastAsia="Roboto" w:hAnsi="Roboto"/>
        </w:rPr>
      </w:pPr>
      <w:r w:rsidDel="00000000" w:rsidR="00000000" w:rsidRPr="00000000">
        <w:rPr>
          <w:rFonts w:ascii="Roboto" w:cs="Roboto" w:eastAsia="Roboto" w:hAnsi="Roboto"/>
          <w:color w:val="082029"/>
          <w:rtl w:val="0"/>
        </w:rPr>
        <w:t xml:space="preserve">Consistent naming in communications and presentations</w:t>
        <w:br w:type="textWrapping"/>
      </w:r>
    </w:p>
    <w:p w:rsidR="00000000" w:rsidDel="00000000" w:rsidP="00000000" w:rsidRDefault="00000000" w:rsidRPr="00000000" w14:paraId="000000E0">
      <w:pPr>
        <w:pStyle w:val="Heading3"/>
        <w:keepNext w:val="0"/>
        <w:keepLines w:val="0"/>
        <w:rPr>
          <w:b w:val="1"/>
          <w:bCs w:val="1"/>
        </w:rPr>
      </w:pPr>
      <w:bookmarkStart w:colFirst="0" w:colLast="0" w:name="_5epf4rkmqxom" w:id="20"/>
      <w:bookmarkEnd w:id="20"/>
      <w:r w:rsidDel="00000000" w:rsidR="00000000" w:rsidRPr="00000000">
        <w:rPr>
          <w:rtl w:val="0"/>
        </w:rPr>
        <w:t xml:space="preserve">Content and Creative</w:t>
      </w:r>
      <w:r w:rsidDel="00000000" w:rsidR="00000000" w:rsidRPr="00000000">
        <w:rPr>
          <w:rtl w:val="0"/>
        </w:rPr>
      </w:r>
    </w:p>
    <w:p w:rsidR="00000000" w:rsidDel="00000000" w:rsidP="00000000" w:rsidRDefault="00000000" w:rsidRPr="00000000" w14:paraId="000000E1">
      <w:pPr>
        <w:spacing w:after="120" w:before="0" w:line="276" w:lineRule="auto"/>
        <w:rPr>
          <w:rFonts w:ascii="Roboto" w:cs="Roboto" w:eastAsia="Roboto" w:hAnsi="Roboto"/>
          <w:color w:val="006170"/>
        </w:rPr>
      </w:pPr>
      <w:r w:rsidDel="00000000" w:rsidR="00000000" w:rsidRPr="00000000">
        <w:rPr>
          <w:rFonts w:ascii="Roboto" w:cs="Roboto" w:eastAsia="Roboto" w:hAnsi="Roboto"/>
          <w:color w:val="006170"/>
          <w:rtl w:val="0"/>
        </w:rPr>
        <w:t xml:space="preserve">Content and creative execution</w:t>
      </w:r>
    </w:p>
    <w:p w:rsidR="00000000" w:rsidDel="00000000" w:rsidP="00000000" w:rsidRDefault="00000000" w:rsidRPr="00000000" w14:paraId="000000E2">
      <w:pPr>
        <w:numPr>
          <w:ilvl w:val="0"/>
          <w:numId w:val="33"/>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Creating assets from the approved BOM</w:t>
      </w:r>
    </w:p>
    <w:p w:rsidR="00000000" w:rsidDel="00000000" w:rsidP="00000000" w:rsidRDefault="00000000" w:rsidRPr="00000000" w14:paraId="000000E3">
      <w:pPr>
        <w:numPr>
          <w:ilvl w:val="0"/>
          <w:numId w:val="33"/>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Managing writing, editing and design workflows</w:t>
      </w:r>
    </w:p>
    <w:p w:rsidR="00000000" w:rsidDel="00000000" w:rsidP="00000000" w:rsidRDefault="00000000" w:rsidRPr="00000000" w14:paraId="000000E4">
      <w:pPr>
        <w:numPr>
          <w:ilvl w:val="0"/>
          <w:numId w:val="33"/>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Ensuring brand, quality and editorial standards</w:t>
      </w:r>
    </w:p>
    <w:p w:rsidR="00000000" w:rsidDel="00000000" w:rsidP="00000000" w:rsidRDefault="00000000" w:rsidRPr="00000000" w14:paraId="000000E5">
      <w:pPr>
        <w:numPr>
          <w:ilvl w:val="0"/>
          <w:numId w:val="33"/>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Managing press releases and PR coordination</w:t>
      </w:r>
    </w:p>
    <w:p w:rsidR="00000000" w:rsidDel="00000000" w:rsidP="00000000" w:rsidRDefault="00000000" w:rsidRPr="00000000" w14:paraId="000000E6">
      <w:pPr>
        <w:numPr>
          <w:ilvl w:val="0"/>
          <w:numId w:val="33"/>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Managing analyst communications</w:t>
        <w:br w:type="textWrapping"/>
      </w:r>
    </w:p>
    <w:p w:rsidR="00000000" w:rsidDel="00000000" w:rsidP="00000000" w:rsidRDefault="00000000" w:rsidRPr="00000000" w14:paraId="000000E7">
      <w:pPr>
        <w:spacing w:after="120" w:before="0" w:line="276" w:lineRule="auto"/>
        <w:rPr>
          <w:rFonts w:ascii="Roboto" w:cs="Roboto" w:eastAsia="Roboto" w:hAnsi="Roboto"/>
        </w:rPr>
      </w:pPr>
      <w:r w:rsidDel="00000000" w:rsidR="00000000" w:rsidRPr="00000000">
        <w:rPr>
          <w:color w:val="006170"/>
          <w:rtl w:val="0"/>
        </w:rPr>
        <w:t xml:space="preserve">Project execution</w:t>
      </w:r>
      <w:r w:rsidDel="00000000" w:rsidR="00000000" w:rsidRPr="00000000">
        <w:rPr>
          <w:rtl w:val="0"/>
        </w:rPr>
      </w:r>
    </w:p>
    <w:p w:rsidR="00000000" w:rsidDel="00000000" w:rsidP="00000000" w:rsidRDefault="00000000" w:rsidRPr="00000000" w14:paraId="000000E8">
      <w:pPr>
        <w:numPr>
          <w:ilvl w:val="0"/>
          <w:numId w:val="12"/>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Using approved Asana templates</w:t>
      </w:r>
    </w:p>
    <w:p w:rsidR="00000000" w:rsidDel="00000000" w:rsidP="00000000" w:rsidRDefault="00000000" w:rsidRPr="00000000" w14:paraId="000000E9">
      <w:pPr>
        <w:numPr>
          <w:ilvl w:val="0"/>
          <w:numId w:val="12"/>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Providing status updates in Asana</w:t>
      </w:r>
    </w:p>
    <w:p w:rsidR="00000000" w:rsidDel="00000000" w:rsidP="00000000" w:rsidRDefault="00000000" w:rsidRPr="00000000" w14:paraId="000000EA">
      <w:pPr>
        <w:numPr>
          <w:ilvl w:val="0"/>
          <w:numId w:val="12"/>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Communicating blockers or timeline risks</w:t>
      </w:r>
    </w:p>
    <w:p w:rsidR="00000000" w:rsidDel="00000000" w:rsidP="00000000" w:rsidRDefault="00000000" w:rsidRPr="00000000" w14:paraId="000000EB">
      <w:pPr>
        <w:numPr>
          <w:ilvl w:val="0"/>
          <w:numId w:val="12"/>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Enforcing intake requirements and review timelines</w:t>
        <w:br w:type="textWrapping"/>
      </w:r>
      <w:r w:rsidDel="00000000" w:rsidR="00000000" w:rsidRPr="00000000">
        <w:rPr>
          <w:rtl w:val="0"/>
        </w:rPr>
      </w:r>
    </w:p>
    <w:p w:rsidR="00000000" w:rsidDel="00000000" w:rsidP="00000000" w:rsidRDefault="00000000" w:rsidRPr="00000000" w14:paraId="000000EC">
      <w:pPr>
        <w:spacing w:after="120" w:before="0" w:line="276" w:lineRule="auto"/>
        <w:rPr>
          <w:rFonts w:ascii="Roboto" w:cs="Roboto" w:eastAsia="Roboto" w:hAnsi="Roboto"/>
        </w:rPr>
      </w:pPr>
      <w:r w:rsidDel="00000000" w:rsidR="00000000" w:rsidRPr="00000000">
        <w:rPr>
          <w:color w:val="006170"/>
          <w:rtl w:val="0"/>
        </w:rPr>
        <w:t xml:space="preserve">Publishing coordination</w:t>
      </w:r>
      <w:r w:rsidDel="00000000" w:rsidR="00000000" w:rsidRPr="00000000">
        <w:rPr>
          <w:rtl w:val="0"/>
        </w:rPr>
      </w:r>
    </w:p>
    <w:p w:rsidR="00000000" w:rsidDel="00000000" w:rsidP="00000000" w:rsidRDefault="00000000" w:rsidRPr="00000000" w14:paraId="000000ED">
      <w:pPr>
        <w:numPr>
          <w:ilvl w:val="0"/>
          <w:numId w:val="37"/>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Coordinating publishing with Web, Social and Paid</w:t>
      </w:r>
    </w:p>
    <w:p w:rsidR="00000000" w:rsidDel="00000000" w:rsidP="00000000" w:rsidRDefault="00000000" w:rsidRPr="00000000" w14:paraId="000000EE">
      <w:pPr>
        <w:spacing w:after="120" w:before="0" w:line="276" w:lineRule="auto"/>
        <w:rPr/>
      </w:pPr>
      <w:r w:rsidDel="00000000" w:rsidR="00000000" w:rsidRPr="00000000">
        <w:rPr>
          <w:rtl w:val="0"/>
        </w:rPr>
      </w:r>
    </w:p>
    <w:p w:rsidR="00000000" w:rsidDel="00000000" w:rsidP="00000000" w:rsidRDefault="00000000" w:rsidRPr="00000000" w14:paraId="000000EF">
      <w:pPr>
        <w:pStyle w:val="Heading3"/>
        <w:spacing w:after="120" w:before="0" w:line="276" w:lineRule="auto"/>
        <w:rPr/>
      </w:pPr>
      <w:bookmarkStart w:colFirst="0" w:colLast="0" w:name="_qcn51blakcsh" w:id="21"/>
      <w:bookmarkEnd w:id="21"/>
      <w:r w:rsidDel="00000000" w:rsidR="00000000" w:rsidRPr="00000000">
        <w:rPr>
          <w:rtl w:val="0"/>
        </w:rPr>
        <w:t xml:space="preserve">Customer Marketing </w:t>
      </w:r>
    </w:p>
    <w:p w:rsidR="00000000" w:rsidDel="00000000" w:rsidP="00000000" w:rsidRDefault="00000000" w:rsidRPr="00000000" w14:paraId="000000F0">
      <w:pPr>
        <w:numPr>
          <w:ilvl w:val="0"/>
          <w:numId w:val="2"/>
        </w:numPr>
        <w:spacing w:after="120" w:before="0" w:line="276" w:lineRule="auto"/>
        <w:ind w:left="720" w:hanging="360"/>
        <w:rPr>
          <w:rFonts w:ascii="Roboto" w:cs="Roboto" w:eastAsia="Roboto" w:hAnsi="Roboto"/>
          <w:color w:val="000000"/>
          <w:sz w:val="22"/>
          <w:szCs w:val="22"/>
        </w:rPr>
      </w:pPr>
      <w:r w:rsidDel="00000000" w:rsidR="00000000" w:rsidRPr="00000000">
        <w:rPr>
          <w:rFonts w:ascii="Roboto" w:cs="Roboto" w:eastAsia="Roboto" w:hAnsi="Roboto"/>
          <w:color w:val="082029"/>
          <w:rtl w:val="0"/>
        </w:rPr>
        <w:t xml:space="preserve">Developing case studies</w:t>
      </w:r>
    </w:p>
    <w:p w:rsidR="00000000" w:rsidDel="00000000" w:rsidP="00000000" w:rsidRDefault="00000000" w:rsidRPr="00000000" w14:paraId="000000F1">
      <w:pPr>
        <w:numPr>
          <w:ilvl w:val="0"/>
          <w:numId w:val="2"/>
        </w:numPr>
        <w:spacing w:after="120" w:before="0" w:line="276" w:lineRule="auto"/>
        <w:ind w:left="720" w:hanging="360"/>
        <w:rPr>
          <w:rFonts w:ascii="Roboto" w:cs="Roboto" w:eastAsia="Roboto" w:hAnsi="Roboto"/>
          <w:color w:val="000000"/>
          <w:sz w:val="22"/>
          <w:szCs w:val="22"/>
        </w:rPr>
      </w:pPr>
      <w:r w:rsidDel="00000000" w:rsidR="00000000" w:rsidRPr="00000000">
        <w:rPr>
          <w:rFonts w:ascii="Roboto" w:cs="Roboto" w:eastAsia="Roboto" w:hAnsi="Roboto"/>
          <w:color w:val="082029"/>
          <w:rtl w:val="0"/>
        </w:rPr>
        <w:t xml:space="preserve">Supporting advocacy initiatives</w:t>
      </w:r>
    </w:p>
    <w:p w:rsidR="00000000" w:rsidDel="00000000" w:rsidP="00000000" w:rsidRDefault="00000000" w:rsidRPr="00000000" w14:paraId="000000F2">
      <w:pPr>
        <w:numPr>
          <w:ilvl w:val="0"/>
          <w:numId w:val="2"/>
        </w:numPr>
        <w:spacing w:after="120" w:before="0" w:line="276" w:lineRule="auto"/>
        <w:ind w:left="720" w:hanging="360"/>
        <w:rPr>
          <w:rFonts w:ascii="Roboto" w:cs="Roboto" w:eastAsia="Roboto" w:hAnsi="Roboto"/>
          <w:color w:val="000000"/>
          <w:sz w:val="22"/>
          <w:szCs w:val="22"/>
        </w:rPr>
      </w:pPr>
      <w:r w:rsidDel="00000000" w:rsidR="00000000" w:rsidRPr="00000000">
        <w:rPr>
          <w:rFonts w:ascii="Roboto" w:cs="Roboto" w:eastAsia="Roboto" w:hAnsi="Roboto"/>
          <w:color w:val="082029"/>
          <w:rtl w:val="0"/>
        </w:rPr>
        <w:t xml:space="preserve">Coordinating newsletter inclusions</w:t>
      </w:r>
    </w:p>
    <w:p w:rsidR="00000000" w:rsidDel="00000000" w:rsidP="00000000" w:rsidRDefault="00000000" w:rsidRPr="00000000" w14:paraId="000000F3">
      <w:pPr>
        <w:numPr>
          <w:ilvl w:val="0"/>
          <w:numId w:val="2"/>
        </w:numPr>
        <w:spacing w:after="120" w:before="0" w:line="276" w:lineRule="auto"/>
        <w:ind w:left="720" w:hanging="360"/>
        <w:rPr>
          <w:rFonts w:ascii="Roboto" w:cs="Roboto" w:eastAsia="Roboto" w:hAnsi="Roboto"/>
          <w:color w:val="000000"/>
          <w:sz w:val="22"/>
          <w:szCs w:val="22"/>
        </w:rPr>
      </w:pPr>
      <w:r w:rsidDel="00000000" w:rsidR="00000000" w:rsidRPr="00000000">
        <w:rPr>
          <w:rFonts w:ascii="Roboto" w:cs="Roboto" w:eastAsia="Roboto" w:hAnsi="Roboto"/>
          <w:color w:val="082029"/>
          <w:rtl w:val="0"/>
        </w:rPr>
        <w:t xml:space="preserve">Supporting retention or expansion messaging</w:t>
      </w:r>
    </w:p>
    <w:p w:rsidR="00000000" w:rsidDel="00000000" w:rsidP="00000000" w:rsidRDefault="00000000" w:rsidRPr="00000000" w14:paraId="000000F4">
      <w:pPr>
        <w:spacing w:after="120" w:before="0" w:line="276" w:lineRule="auto"/>
        <w:rPr/>
      </w:pPr>
      <w:r w:rsidDel="00000000" w:rsidR="00000000" w:rsidRPr="00000000">
        <w:rPr>
          <w:rtl w:val="0"/>
        </w:rPr>
      </w:r>
    </w:p>
    <w:p w:rsidR="00000000" w:rsidDel="00000000" w:rsidP="00000000" w:rsidRDefault="00000000" w:rsidRPr="00000000" w14:paraId="000000F5">
      <w:pPr>
        <w:pStyle w:val="Heading3"/>
        <w:spacing w:after="120" w:before="0" w:line="276" w:lineRule="auto"/>
        <w:rPr/>
      </w:pPr>
      <w:bookmarkStart w:colFirst="0" w:colLast="0" w:name="_e9b1asqafhvy" w:id="22"/>
      <w:bookmarkEnd w:id="22"/>
      <w:r w:rsidDel="00000000" w:rsidR="00000000" w:rsidRPr="00000000">
        <w:rPr>
          <w:rtl w:val="0"/>
        </w:rPr>
        <w:t xml:space="preserve">Paid</w:t>
      </w:r>
    </w:p>
    <w:p w:rsidR="00000000" w:rsidDel="00000000" w:rsidP="00000000" w:rsidRDefault="00000000" w:rsidRPr="00000000" w14:paraId="000000F6">
      <w:pPr>
        <w:numPr>
          <w:ilvl w:val="0"/>
          <w:numId w:val="13"/>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Developing paid media plan aligned to campaign objectives</w:t>
      </w:r>
    </w:p>
    <w:p w:rsidR="00000000" w:rsidDel="00000000" w:rsidP="00000000" w:rsidRDefault="00000000" w:rsidRPr="00000000" w14:paraId="000000F7">
      <w:pPr>
        <w:numPr>
          <w:ilvl w:val="0"/>
          <w:numId w:val="13"/>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Creating and launching ad campaigns</w:t>
      </w:r>
    </w:p>
    <w:p w:rsidR="00000000" w:rsidDel="00000000" w:rsidP="00000000" w:rsidRDefault="00000000" w:rsidRPr="00000000" w14:paraId="000000F8">
      <w:pPr>
        <w:numPr>
          <w:ilvl w:val="0"/>
          <w:numId w:val="13"/>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Managing budget and channel performance</w:t>
      </w:r>
    </w:p>
    <w:p w:rsidR="00000000" w:rsidDel="00000000" w:rsidP="00000000" w:rsidRDefault="00000000" w:rsidRPr="00000000" w14:paraId="000000F9">
      <w:pPr>
        <w:numPr>
          <w:ilvl w:val="0"/>
          <w:numId w:val="13"/>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Providing reporting on paid performance metrics</w:t>
      </w:r>
      <w:r w:rsidDel="00000000" w:rsidR="00000000" w:rsidRPr="00000000">
        <w:rPr>
          <w:rtl w:val="0"/>
        </w:rPr>
      </w:r>
    </w:p>
    <w:p w:rsidR="00000000" w:rsidDel="00000000" w:rsidP="00000000" w:rsidRDefault="00000000" w:rsidRPr="00000000" w14:paraId="000000FA">
      <w:pPr>
        <w:pStyle w:val="Heading3"/>
        <w:spacing w:after="120" w:before="0" w:line="276" w:lineRule="auto"/>
        <w:rPr/>
      </w:pPr>
      <w:bookmarkStart w:colFirst="0" w:colLast="0" w:name="_bjiz6bd36uv5" w:id="23"/>
      <w:bookmarkEnd w:id="23"/>
      <w:r w:rsidDel="00000000" w:rsidR="00000000" w:rsidRPr="00000000">
        <w:rPr>
          <w:rtl w:val="0"/>
        </w:rPr>
        <w:t xml:space="preserve">Partner/Alliances</w:t>
      </w:r>
    </w:p>
    <w:p w:rsidR="00000000" w:rsidDel="00000000" w:rsidP="00000000" w:rsidRDefault="00000000" w:rsidRPr="00000000" w14:paraId="000000FB">
      <w:pPr>
        <w:numPr>
          <w:ilvl w:val="0"/>
          <w:numId w:val="31"/>
        </w:numPr>
        <w:spacing w:after="120" w:before="0" w:line="276" w:lineRule="auto"/>
        <w:ind w:left="720" w:hanging="360"/>
      </w:pPr>
      <w:commentRangeStart w:id="5"/>
      <w:r w:rsidDel="00000000" w:rsidR="00000000" w:rsidRPr="00000000">
        <w:rPr>
          <w:rFonts w:ascii="Roboto" w:cs="Roboto" w:eastAsia="Roboto" w:hAnsi="Roboto"/>
          <w:color w:val="082029"/>
          <w:rtl w:val="0"/>
        </w:rPr>
        <w:t xml:space="preserve">Share press releases, product announcements, case studies and reports with relevant partners</w:t>
      </w:r>
    </w:p>
    <w:p w:rsidR="00000000" w:rsidDel="00000000" w:rsidP="00000000" w:rsidRDefault="00000000" w:rsidRPr="00000000" w14:paraId="000000FC">
      <w:pPr>
        <w:numPr>
          <w:ilvl w:val="0"/>
          <w:numId w:val="31"/>
        </w:numPr>
        <w:spacing w:after="120" w:before="0" w:line="276" w:lineRule="auto"/>
        <w:ind w:left="720" w:hanging="360"/>
      </w:pPr>
      <w:r w:rsidDel="00000000" w:rsidR="00000000" w:rsidRPr="00000000">
        <w:rPr>
          <w:rFonts w:ascii="Roboto" w:cs="Roboto" w:eastAsia="Roboto" w:hAnsi="Roboto"/>
          <w:color w:val="082029"/>
          <w:rtl w:val="0"/>
        </w:rPr>
        <w:t xml:space="preserve">Enable partners with approved messaging, social copy and graphics</w:t>
      </w:r>
    </w:p>
    <w:p w:rsidR="00000000" w:rsidDel="00000000" w:rsidP="00000000" w:rsidRDefault="00000000" w:rsidRPr="00000000" w14:paraId="000000FD">
      <w:pPr>
        <w:numPr>
          <w:ilvl w:val="0"/>
          <w:numId w:val="31"/>
        </w:numPr>
        <w:spacing w:after="120" w:before="0" w:line="276" w:lineRule="auto"/>
        <w:ind w:left="720" w:hanging="360"/>
      </w:pPr>
      <w:r w:rsidDel="00000000" w:rsidR="00000000" w:rsidRPr="00000000">
        <w:rPr>
          <w:rFonts w:ascii="Roboto" w:cs="Roboto" w:eastAsia="Roboto" w:hAnsi="Roboto"/>
          <w:color w:val="082029"/>
          <w:rtl w:val="0"/>
        </w:rPr>
        <w:t xml:space="preserve">Coordinate co-promotion (email, social, blog, newsletters, partner portals), identifying which partners should amplify and at what level</w:t>
      </w:r>
    </w:p>
    <w:p w:rsidR="00000000" w:rsidDel="00000000" w:rsidP="00000000" w:rsidRDefault="00000000" w:rsidRPr="00000000" w14:paraId="000000FE">
      <w:pPr>
        <w:numPr>
          <w:ilvl w:val="0"/>
          <w:numId w:val="31"/>
        </w:numPr>
        <w:spacing w:after="120" w:before="0" w:line="276" w:lineRule="auto"/>
        <w:ind w:left="720" w:hanging="360"/>
      </w:pPr>
      <w:r w:rsidDel="00000000" w:rsidR="00000000" w:rsidRPr="00000000">
        <w:rPr>
          <w:rFonts w:ascii="Roboto" w:cs="Roboto" w:eastAsia="Roboto" w:hAnsi="Roboto"/>
          <w:color w:val="082029"/>
          <w:rtl w:val="0"/>
        </w:rPr>
        <w:t xml:space="preserve">Pursue opportunities for sales calls, joint webinars, events, marketplace promotions and partner blogs, newsletters or community forums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FF">
      <w:pPr>
        <w:spacing w:after="120" w:before="0" w:line="276" w:lineRule="auto"/>
        <w:rPr/>
      </w:pPr>
      <w:r w:rsidDel="00000000" w:rsidR="00000000" w:rsidRPr="00000000">
        <w:rPr>
          <w:rtl w:val="0"/>
        </w:rPr>
      </w:r>
    </w:p>
    <w:p w:rsidR="00000000" w:rsidDel="00000000" w:rsidP="00000000" w:rsidRDefault="00000000" w:rsidRPr="00000000" w14:paraId="00000100">
      <w:pPr>
        <w:pStyle w:val="Heading3"/>
        <w:spacing w:after="120" w:before="0" w:line="276" w:lineRule="auto"/>
        <w:rPr>
          <w:rFonts w:ascii="Roboto" w:cs="Roboto" w:eastAsia="Roboto" w:hAnsi="Roboto"/>
        </w:rPr>
      </w:pPr>
      <w:bookmarkStart w:colFirst="0" w:colLast="0" w:name="_rjcu5uj6w29c" w:id="24"/>
      <w:bookmarkEnd w:id="24"/>
      <w:r w:rsidDel="00000000" w:rsidR="00000000" w:rsidRPr="00000000">
        <w:rPr>
          <w:rFonts w:ascii="Roboto" w:cs="Roboto" w:eastAsia="Roboto" w:hAnsi="Roboto"/>
          <w:rtl w:val="0"/>
        </w:rPr>
        <w:t xml:space="preserve">Product Marketing</w:t>
      </w:r>
    </w:p>
    <w:p w:rsidR="00000000" w:rsidDel="00000000" w:rsidP="00000000" w:rsidRDefault="00000000" w:rsidRPr="00000000" w14:paraId="00000101">
      <w:pPr>
        <w:spacing w:after="120" w:before="0" w:line="276" w:lineRule="auto"/>
        <w:rPr>
          <w:rFonts w:ascii="Roboto" w:cs="Roboto" w:eastAsia="Roboto" w:hAnsi="Roboto"/>
        </w:rPr>
      </w:pPr>
      <w:r w:rsidDel="00000000" w:rsidR="00000000" w:rsidRPr="00000000">
        <w:rPr>
          <w:color w:val="006170"/>
          <w:rtl w:val="0"/>
        </w:rPr>
        <w:t xml:space="preserve">Pre-kickoff</w:t>
      </w:r>
      <w:r w:rsidDel="00000000" w:rsidR="00000000" w:rsidRPr="00000000">
        <w:rPr>
          <w:rtl w:val="0"/>
        </w:rPr>
      </w:r>
    </w:p>
    <w:p w:rsidR="00000000" w:rsidDel="00000000" w:rsidP="00000000" w:rsidRDefault="00000000" w:rsidRPr="00000000" w14:paraId="00000102">
      <w:pPr>
        <w:numPr>
          <w:ilvl w:val="0"/>
          <w:numId w:val="17"/>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Conducting research (market, ICP, competitors, SMEs, analysts)</w:t>
      </w:r>
    </w:p>
    <w:p w:rsidR="00000000" w:rsidDel="00000000" w:rsidP="00000000" w:rsidRDefault="00000000" w:rsidRPr="00000000" w14:paraId="00000103">
      <w:pPr>
        <w:numPr>
          <w:ilvl w:val="0"/>
          <w:numId w:val="17"/>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Developing and finalizing messaging and positioning</w:t>
      </w:r>
    </w:p>
    <w:p w:rsidR="00000000" w:rsidDel="00000000" w:rsidP="00000000" w:rsidRDefault="00000000" w:rsidRPr="00000000" w14:paraId="00000104">
      <w:pPr>
        <w:numPr>
          <w:ilvl w:val="0"/>
          <w:numId w:val="17"/>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Creating messaging document and kickoff-ready materials</w:t>
      </w:r>
    </w:p>
    <w:p w:rsidR="00000000" w:rsidDel="00000000" w:rsidP="00000000" w:rsidRDefault="00000000" w:rsidRPr="00000000" w14:paraId="00000105">
      <w:pPr>
        <w:numPr>
          <w:ilvl w:val="0"/>
          <w:numId w:val="17"/>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Reviewing and editing AI-generated messaging</w:t>
        <w:br w:type="textWrapping"/>
      </w:r>
      <w:r w:rsidDel="00000000" w:rsidR="00000000" w:rsidRPr="00000000">
        <w:rPr>
          <w:rtl w:val="0"/>
        </w:rPr>
      </w:r>
    </w:p>
    <w:p w:rsidR="00000000" w:rsidDel="00000000" w:rsidP="00000000" w:rsidRDefault="00000000" w:rsidRPr="00000000" w14:paraId="00000106">
      <w:pPr>
        <w:spacing w:after="120" w:before="0" w:line="276" w:lineRule="auto"/>
        <w:rPr>
          <w:rFonts w:ascii="Roboto" w:cs="Roboto" w:eastAsia="Roboto" w:hAnsi="Roboto"/>
        </w:rPr>
      </w:pPr>
      <w:r w:rsidDel="00000000" w:rsidR="00000000" w:rsidRPr="00000000">
        <w:rPr>
          <w:color w:val="006170"/>
          <w:rtl w:val="0"/>
        </w:rPr>
        <w:t xml:space="preserve">Development</w:t>
      </w:r>
      <w:r w:rsidDel="00000000" w:rsidR="00000000" w:rsidRPr="00000000">
        <w:rPr>
          <w:rtl w:val="0"/>
        </w:rPr>
      </w:r>
    </w:p>
    <w:p w:rsidR="00000000" w:rsidDel="00000000" w:rsidP="00000000" w:rsidRDefault="00000000" w:rsidRPr="00000000" w14:paraId="00000107">
      <w:pPr>
        <w:numPr>
          <w:ilvl w:val="0"/>
          <w:numId w:val="25"/>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Reviewing thought leadership content</w:t>
      </w:r>
    </w:p>
    <w:p w:rsidR="00000000" w:rsidDel="00000000" w:rsidP="00000000" w:rsidRDefault="00000000" w:rsidRPr="00000000" w14:paraId="00000108">
      <w:pPr>
        <w:numPr>
          <w:ilvl w:val="0"/>
          <w:numId w:val="25"/>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Providing product-level accuracy and technical validation</w:t>
      </w:r>
    </w:p>
    <w:p w:rsidR="00000000" w:rsidDel="00000000" w:rsidP="00000000" w:rsidRDefault="00000000" w:rsidRPr="00000000" w14:paraId="00000109">
      <w:pPr>
        <w:numPr>
          <w:ilvl w:val="0"/>
          <w:numId w:val="25"/>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Delivering sales enablement materials (deck, slides, demo assets, connector pages)</w:t>
        <w:br w:type="textWrapping"/>
      </w:r>
      <w:r w:rsidDel="00000000" w:rsidR="00000000" w:rsidRPr="00000000">
        <w:rPr>
          <w:rtl w:val="0"/>
        </w:rPr>
      </w:r>
    </w:p>
    <w:p w:rsidR="00000000" w:rsidDel="00000000" w:rsidP="00000000" w:rsidRDefault="00000000" w:rsidRPr="00000000" w14:paraId="0000010A">
      <w:pPr>
        <w:spacing w:after="120" w:before="0" w:line="276" w:lineRule="auto"/>
        <w:rPr>
          <w:rFonts w:ascii="Roboto" w:cs="Roboto" w:eastAsia="Roboto" w:hAnsi="Roboto"/>
        </w:rPr>
      </w:pPr>
      <w:r w:rsidDel="00000000" w:rsidR="00000000" w:rsidRPr="00000000">
        <w:rPr>
          <w:color w:val="006170"/>
          <w:rtl w:val="0"/>
        </w:rPr>
        <w:t xml:space="preserve">Ongoing</w:t>
      </w:r>
      <w:r w:rsidDel="00000000" w:rsidR="00000000" w:rsidRPr="00000000">
        <w:rPr>
          <w:rtl w:val="0"/>
        </w:rPr>
      </w:r>
    </w:p>
    <w:p w:rsidR="00000000" w:rsidDel="00000000" w:rsidP="00000000" w:rsidRDefault="00000000" w:rsidRPr="00000000" w14:paraId="0000010B">
      <w:pPr>
        <w:numPr>
          <w:ilvl w:val="0"/>
          <w:numId w:val="30"/>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Ensuring messaging consistency across assets</w:t>
      </w:r>
    </w:p>
    <w:p w:rsidR="00000000" w:rsidDel="00000000" w:rsidP="00000000" w:rsidRDefault="00000000" w:rsidRPr="00000000" w14:paraId="0000010C">
      <w:pPr>
        <w:spacing w:after="120" w:before="0" w:line="276" w:lineRule="auto"/>
        <w:rPr/>
      </w:pPr>
      <w:r w:rsidDel="00000000" w:rsidR="00000000" w:rsidRPr="00000000">
        <w:rPr>
          <w:rtl w:val="0"/>
        </w:rPr>
      </w:r>
    </w:p>
    <w:p w:rsidR="00000000" w:rsidDel="00000000" w:rsidP="00000000" w:rsidRDefault="00000000" w:rsidRPr="00000000" w14:paraId="0000010D">
      <w:pPr>
        <w:pStyle w:val="Heading3"/>
        <w:spacing w:after="120" w:before="0" w:line="276" w:lineRule="auto"/>
        <w:rPr/>
      </w:pPr>
      <w:bookmarkStart w:colFirst="0" w:colLast="0" w:name="_v95hn8gkw96u" w:id="25"/>
      <w:bookmarkEnd w:id="25"/>
      <w:r w:rsidDel="00000000" w:rsidR="00000000" w:rsidRPr="00000000">
        <w:rPr>
          <w:rtl w:val="0"/>
        </w:rPr>
        <w:t xml:space="preserve">PR / AR</w:t>
      </w:r>
    </w:p>
    <w:p w:rsidR="00000000" w:rsidDel="00000000" w:rsidP="00000000" w:rsidRDefault="00000000" w:rsidRPr="00000000" w14:paraId="0000010E">
      <w:pPr>
        <w:numPr>
          <w:ilvl w:val="0"/>
          <w:numId w:val="53"/>
        </w:numPr>
        <w:spacing w:after="120" w:before="0" w:line="276" w:lineRule="auto"/>
        <w:ind w:left="720" w:hanging="360"/>
        <w:rPr>
          <w:rFonts w:ascii="Roboto" w:cs="Roboto" w:eastAsia="Roboto" w:hAnsi="Roboto"/>
          <w:color w:val="000000"/>
          <w:sz w:val="22"/>
          <w:szCs w:val="22"/>
        </w:rPr>
      </w:pPr>
      <w:r w:rsidDel="00000000" w:rsidR="00000000" w:rsidRPr="00000000">
        <w:rPr>
          <w:rFonts w:ascii="Roboto" w:cs="Roboto" w:eastAsia="Roboto" w:hAnsi="Roboto"/>
          <w:color w:val="082029"/>
          <w:rtl w:val="0"/>
        </w:rPr>
        <w:t xml:space="preserve">Managing analyst engagement strategy</w:t>
      </w:r>
    </w:p>
    <w:p w:rsidR="00000000" w:rsidDel="00000000" w:rsidP="00000000" w:rsidRDefault="00000000" w:rsidRPr="00000000" w14:paraId="0000010F">
      <w:pPr>
        <w:numPr>
          <w:ilvl w:val="0"/>
          <w:numId w:val="53"/>
        </w:numPr>
        <w:spacing w:after="120" w:before="0" w:line="276" w:lineRule="auto"/>
        <w:ind w:left="720" w:hanging="360"/>
        <w:rPr>
          <w:rFonts w:ascii="Roboto" w:cs="Roboto" w:eastAsia="Roboto" w:hAnsi="Roboto"/>
          <w:color w:val="000000"/>
          <w:sz w:val="22"/>
          <w:szCs w:val="22"/>
        </w:rPr>
      </w:pPr>
      <w:r w:rsidDel="00000000" w:rsidR="00000000" w:rsidRPr="00000000">
        <w:rPr>
          <w:rFonts w:ascii="Roboto" w:cs="Roboto" w:eastAsia="Roboto" w:hAnsi="Roboto"/>
          <w:color w:val="082029"/>
          <w:rtl w:val="0"/>
        </w:rPr>
        <w:t xml:space="preserve">Drafting press materials</w:t>
      </w:r>
    </w:p>
    <w:p w:rsidR="00000000" w:rsidDel="00000000" w:rsidP="00000000" w:rsidRDefault="00000000" w:rsidRPr="00000000" w14:paraId="00000110">
      <w:pPr>
        <w:numPr>
          <w:ilvl w:val="0"/>
          <w:numId w:val="53"/>
        </w:numPr>
        <w:spacing w:after="120" w:before="0" w:line="276" w:lineRule="auto"/>
        <w:ind w:left="720" w:hanging="360"/>
        <w:rPr>
          <w:rFonts w:ascii="Roboto" w:cs="Roboto" w:eastAsia="Roboto" w:hAnsi="Roboto"/>
          <w:color w:val="000000"/>
          <w:sz w:val="22"/>
          <w:szCs w:val="22"/>
        </w:rPr>
      </w:pPr>
      <w:r w:rsidDel="00000000" w:rsidR="00000000" w:rsidRPr="00000000">
        <w:rPr>
          <w:rFonts w:ascii="Roboto" w:cs="Roboto" w:eastAsia="Roboto" w:hAnsi="Roboto"/>
          <w:color w:val="082029"/>
          <w:rtl w:val="0"/>
        </w:rPr>
        <w:t xml:space="preserve">Coordinating external media outreach</w:t>
      </w:r>
    </w:p>
    <w:p w:rsidR="00000000" w:rsidDel="00000000" w:rsidP="00000000" w:rsidRDefault="00000000" w:rsidRPr="00000000" w14:paraId="00000111">
      <w:pPr>
        <w:numPr>
          <w:ilvl w:val="0"/>
          <w:numId w:val="53"/>
        </w:numPr>
        <w:spacing w:after="120" w:before="0" w:line="276" w:lineRule="auto"/>
        <w:ind w:left="720" w:hanging="360"/>
        <w:rPr>
          <w:rFonts w:ascii="Roboto" w:cs="Roboto" w:eastAsia="Roboto" w:hAnsi="Roboto"/>
          <w:color w:val="000000"/>
          <w:sz w:val="22"/>
          <w:szCs w:val="22"/>
        </w:rPr>
      </w:pPr>
      <w:r w:rsidDel="00000000" w:rsidR="00000000" w:rsidRPr="00000000">
        <w:rPr>
          <w:rFonts w:ascii="Roboto" w:cs="Roboto" w:eastAsia="Roboto" w:hAnsi="Roboto"/>
          <w:color w:val="082029"/>
          <w:rtl w:val="0"/>
        </w:rPr>
        <w:t xml:space="preserve">Aligning recognition programs (Gartner, SAP awards, etc.)</w:t>
      </w:r>
    </w:p>
    <w:p w:rsidR="00000000" w:rsidDel="00000000" w:rsidP="00000000" w:rsidRDefault="00000000" w:rsidRPr="00000000" w14:paraId="00000112">
      <w:pPr>
        <w:spacing w:after="120" w:before="0" w:line="276" w:lineRule="auto"/>
        <w:rPr/>
      </w:pPr>
      <w:r w:rsidDel="00000000" w:rsidR="00000000" w:rsidRPr="00000000">
        <w:rPr>
          <w:rtl w:val="0"/>
        </w:rPr>
      </w:r>
    </w:p>
    <w:p w:rsidR="00000000" w:rsidDel="00000000" w:rsidP="00000000" w:rsidRDefault="00000000" w:rsidRPr="00000000" w14:paraId="00000113">
      <w:pPr>
        <w:pStyle w:val="Heading3"/>
        <w:spacing w:after="120" w:before="0" w:line="276" w:lineRule="auto"/>
        <w:rPr/>
      </w:pPr>
      <w:bookmarkStart w:colFirst="0" w:colLast="0" w:name="_g3m7z523yk2i" w:id="26"/>
      <w:bookmarkEnd w:id="26"/>
      <w:r w:rsidDel="00000000" w:rsidR="00000000" w:rsidRPr="00000000">
        <w:rPr>
          <w:rtl w:val="0"/>
        </w:rPr>
        <w:t xml:space="preserve">Reporting / MarOps</w:t>
      </w:r>
    </w:p>
    <w:p w:rsidR="00000000" w:rsidDel="00000000" w:rsidP="00000000" w:rsidRDefault="00000000" w:rsidRPr="00000000" w14:paraId="00000114">
      <w:pPr>
        <w:numPr>
          <w:ilvl w:val="0"/>
          <w:numId w:val="48"/>
        </w:numPr>
        <w:spacing w:after="120" w:before="0" w:line="276" w:lineRule="auto"/>
        <w:ind w:left="720" w:hanging="360"/>
        <w:rPr>
          <w:rFonts w:ascii="Roboto" w:cs="Roboto" w:eastAsia="Roboto" w:hAnsi="Roboto"/>
          <w:color w:val="000000"/>
          <w:sz w:val="22"/>
          <w:szCs w:val="22"/>
        </w:rPr>
      </w:pPr>
      <w:r w:rsidDel="00000000" w:rsidR="00000000" w:rsidRPr="00000000">
        <w:rPr>
          <w:rFonts w:ascii="Roboto" w:cs="Roboto" w:eastAsia="Roboto" w:hAnsi="Roboto"/>
          <w:color w:val="082029"/>
          <w:rtl w:val="0"/>
        </w:rPr>
        <w:t xml:space="preserve">Implementing tracking links and campaign attribution</w:t>
      </w:r>
    </w:p>
    <w:p w:rsidR="00000000" w:rsidDel="00000000" w:rsidP="00000000" w:rsidRDefault="00000000" w:rsidRPr="00000000" w14:paraId="00000115">
      <w:pPr>
        <w:numPr>
          <w:ilvl w:val="0"/>
          <w:numId w:val="48"/>
        </w:numPr>
        <w:spacing w:after="120" w:before="0" w:line="276" w:lineRule="auto"/>
        <w:ind w:left="720" w:hanging="360"/>
        <w:rPr>
          <w:rFonts w:ascii="Roboto" w:cs="Roboto" w:eastAsia="Roboto" w:hAnsi="Roboto"/>
          <w:color w:val="000000"/>
          <w:sz w:val="22"/>
          <w:szCs w:val="22"/>
        </w:rPr>
      </w:pPr>
      <w:r w:rsidDel="00000000" w:rsidR="00000000" w:rsidRPr="00000000">
        <w:rPr>
          <w:rFonts w:ascii="Roboto" w:cs="Roboto" w:eastAsia="Roboto" w:hAnsi="Roboto"/>
          <w:color w:val="082029"/>
          <w:rtl w:val="0"/>
        </w:rPr>
        <w:t xml:space="preserve">Ensuring assets are trackable before launch</w:t>
      </w:r>
    </w:p>
    <w:p w:rsidR="00000000" w:rsidDel="00000000" w:rsidP="00000000" w:rsidRDefault="00000000" w:rsidRPr="00000000" w14:paraId="00000116">
      <w:pPr>
        <w:numPr>
          <w:ilvl w:val="0"/>
          <w:numId w:val="48"/>
        </w:numPr>
        <w:spacing w:after="120" w:before="0" w:line="276" w:lineRule="auto"/>
        <w:ind w:left="720" w:hanging="360"/>
        <w:rPr>
          <w:rFonts w:ascii="Roboto" w:cs="Roboto" w:eastAsia="Roboto" w:hAnsi="Roboto"/>
          <w:color w:val="000000"/>
          <w:sz w:val="22"/>
          <w:szCs w:val="22"/>
        </w:rPr>
      </w:pPr>
      <w:r w:rsidDel="00000000" w:rsidR="00000000" w:rsidRPr="00000000">
        <w:rPr>
          <w:rFonts w:ascii="Roboto" w:cs="Roboto" w:eastAsia="Roboto" w:hAnsi="Roboto"/>
          <w:color w:val="082029"/>
          <w:rtl w:val="0"/>
        </w:rPr>
        <w:t xml:space="preserve">Building dashboards for leading and lagging indicators</w:t>
      </w:r>
    </w:p>
    <w:p w:rsidR="00000000" w:rsidDel="00000000" w:rsidP="00000000" w:rsidRDefault="00000000" w:rsidRPr="00000000" w14:paraId="00000117">
      <w:pPr>
        <w:numPr>
          <w:ilvl w:val="0"/>
          <w:numId w:val="48"/>
        </w:numPr>
        <w:spacing w:after="120" w:before="0" w:line="276" w:lineRule="auto"/>
        <w:ind w:left="720" w:hanging="360"/>
        <w:rPr>
          <w:rFonts w:ascii="Roboto" w:cs="Roboto" w:eastAsia="Roboto" w:hAnsi="Roboto"/>
          <w:color w:val="000000"/>
          <w:sz w:val="22"/>
          <w:szCs w:val="22"/>
        </w:rPr>
      </w:pPr>
      <w:r w:rsidDel="00000000" w:rsidR="00000000" w:rsidRPr="00000000">
        <w:rPr>
          <w:rFonts w:ascii="Roboto" w:cs="Roboto" w:eastAsia="Roboto" w:hAnsi="Roboto"/>
          <w:color w:val="082029"/>
          <w:rtl w:val="0"/>
        </w:rPr>
        <w:t xml:space="preserve">Providing campaign performance reports</w:t>
      </w:r>
    </w:p>
    <w:p w:rsidR="00000000" w:rsidDel="00000000" w:rsidP="00000000" w:rsidRDefault="00000000" w:rsidRPr="00000000" w14:paraId="00000118">
      <w:pPr>
        <w:spacing w:after="120" w:before="0" w:line="276" w:lineRule="auto"/>
        <w:rPr/>
      </w:pPr>
      <w:r w:rsidDel="00000000" w:rsidR="00000000" w:rsidRPr="00000000">
        <w:rPr>
          <w:rtl w:val="0"/>
        </w:rPr>
      </w:r>
    </w:p>
    <w:p w:rsidR="00000000" w:rsidDel="00000000" w:rsidP="00000000" w:rsidRDefault="00000000" w:rsidRPr="00000000" w14:paraId="00000119">
      <w:pPr>
        <w:pStyle w:val="Heading3"/>
        <w:spacing w:after="120" w:before="0" w:line="276" w:lineRule="auto"/>
        <w:rPr/>
      </w:pPr>
      <w:bookmarkStart w:colFirst="0" w:colLast="0" w:name="_xs5hd2vv8cgr" w:id="27"/>
      <w:bookmarkEnd w:id="27"/>
      <w:r w:rsidDel="00000000" w:rsidR="00000000" w:rsidRPr="00000000">
        <w:rPr>
          <w:rtl w:val="0"/>
        </w:rPr>
        <w:t xml:space="preserve">SEO/GEO</w:t>
      </w:r>
    </w:p>
    <w:p w:rsidR="00000000" w:rsidDel="00000000" w:rsidP="00000000" w:rsidRDefault="00000000" w:rsidRPr="00000000" w14:paraId="0000011A">
      <w:pPr>
        <w:spacing w:after="120" w:before="0" w:line="276" w:lineRule="auto"/>
        <w:rPr>
          <w:rFonts w:ascii="Roboto" w:cs="Roboto" w:eastAsia="Roboto" w:hAnsi="Roboto"/>
          <w:color w:val="082029"/>
        </w:rPr>
      </w:pPr>
      <w:r w:rsidDel="00000000" w:rsidR="00000000" w:rsidRPr="00000000">
        <w:rPr>
          <w:color w:val="006170"/>
          <w:rtl w:val="0"/>
        </w:rPr>
        <w:t xml:space="preserve">Pre-kickoff / early development</w:t>
      </w:r>
      <w:r w:rsidDel="00000000" w:rsidR="00000000" w:rsidRPr="00000000">
        <w:rPr>
          <w:rtl w:val="0"/>
        </w:rPr>
      </w:r>
    </w:p>
    <w:p w:rsidR="00000000" w:rsidDel="00000000" w:rsidP="00000000" w:rsidRDefault="00000000" w:rsidRPr="00000000" w14:paraId="0000011B">
      <w:pPr>
        <w:numPr>
          <w:ilvl w:val="0"/>
          <w:numId w:val="49"/>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Conducting keyword research once messaging is complete</w:t>
      </w:r>
    </w:p>
    <w:p w:rsidR="00000000" w:rsidDel="00000000" w:rsidP="00000000" w:rsidRDefault="00000000" w:rsidRPr="00000000" w14:paraId="0000011C">
      <w:pPr>
        <w:numPr>
          <w:ilvl w:val="0"/>
          <w:numId w:val="49"/>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Delivering SEO recommendations for:</w:t>
      </w:r>
    </w:p>
    <w:p w:rsidR="00000000" w:rsidDel="00000000" w:rsidP="00000000" w:rsidRDefault="00000000" w:rsidRPr="00000000" w14:paraId="0000011D">
      <w:pPr>
        <w:numPr>
          <w:ilvl w:val="1"/>
          <w:numId w:val="49"/>
        </w:numPr>
        <w:spacing w:after="120" w:before="0" w:line="276" w:lineRule="auto"/>
        <w:ind w:left="1440" w:hanging="360"/>
        <w:rPr>
          <w:rFonts w:ascii="Roboto" w:cs="Roboto" w:eastAsia="Roboto" w:hAnsi="Roboto"/>
        </w:rPr>
      </w:pPr>
      <w:r w:rsidDel="00000000" w:rsidR="00000000" w:rsidRPr="00000000">
        <w:rPr>
          <w:rFonts w:ascii="Roboto" w:cs="Roboto" w:eastAsia="Roboto" w:hAnsi="Roboto"/>
          <w:color w:val="082029"/>
          <w:rtl w:val="0"/>
        </w:rPr>
        <w:t xml:space="preserve">Solution pages</w:t>
      </w:r>
    </w:p>
    <w:p w:rsidR="00000000" w:rsidDel="00000000" w:rsidP="00000000" w:rsidRDefault="00000000" w:rsidRPr="00000000" w14:paraId="0000011E">
      <w:pPr>
        <w:numPr>
          <w:ilvl w:val="1"/>
          <w:numId w:val="49"/>
        </w:numPr>
        <w:spacing w:after="120" w:before="0" w:line="276" w:lineRule="auto"/>
        <w:ind w:left="1440" w:hanging="360"/>
        <w:rPr>
          <w:rFonts w:ascii="Roboto" w:cs="Roboto" w:eastAsia="Roboto" w:hAnsi="Roboto"/>
        </w:rPr>
      </w:pPr>
      <w:r w:rsidDel="00000000" w:rsidR="00000000" w:rsidRPr="00000000">
        <w:rPr>
          <w:rFonts w:ascii="Roboto" w:cs="Roboto" w:eastAsia="Roboto" w:hAnsi="Roboto"/>
          <w:color w:val="082029"/>
          <w:rtl w:val="0"/>
        </w:rPr>
        <w:t xml:space="preserve">Blogs and articles</w:t>
      </w:r>
    </w:p>
    <w:p w:rsidR="00000000" w:rsidDel="00000000" w:rsidP="00000000" w:rsidRDefault="00000000" w:rsidRPr="00000000" w14:paraId="0000011F">
      <w:pPr>
        <w:numPr>
          <w:ilvl w:val="1"/>
          <w:numId w:val="49"/>
        </w:numPr>
        <w:spacing w:after="120" w:before="0" w:line="276" w:lineRule="auto"/>
        <w:ind w:left="1440" w:hanging="360"/>
        <w:rPr>
          <w:rFonts w:ascii="Roboto" w:cs="Roboto" w:eastAsia="Roboto" w:hAnsi="Roboto"/>
        </w:rPr>
      </w:pPr>
      <w:r w:rsidDel="00000000" w:rsidR="00000000" w:rsidRPr="00000000">
        <w:rPr>
          <w:rFonts w:ascii="Roboto" w:cs="Roboto" w:eastAsia="Roboto" w:hAnsi="Roboto"/>
          <w:color w:val="082029"/>
          <w:rtl w:val="0"/>
        </w:rPr>
        <w:t xml:space="preserve">Refreshes</w:t>
      </w:r>
    </w:p>
    <w:p w:rsidR="00000000" w:rsidDel="00000000" w:rsidP="00000000" w:rsidRDefault="00000000" w:rsidRPr="00000000" w14:paraId="00000120">
      <w:pPr>
        <w:numPr>
          <w:ilvl w:val="0"/>
          <w:numId w:val="49"/>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Documenting findings in Drive</w:t>
      </w:r>
    </w:p>
    <w:p w:rsidR="00000000" w:rsidDel="00000000" w:rsidP="00000000" w:rsidRDefault="00000000" w:rsidRPr="00000000" w14:paraId="00000121">
      <w:pPr>
        <w:numPr>
          <w:ilvl w:val="0"/>
          <w:numId w:val="49"/>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Setting up appropriate Asana projects</w:t>
        <w:br w:type="textWrapping"/>
      </w:r>
      <w:r w:rsidDel="00000000" w:rsidR="00000000" w:rsidRPr="00000000">
        <w:rPr>
          <w:rtl w:val="0"/>
        </w:rPr>
      </w:r>
    </w:p>
    <w:p w:rsidR="00000000" w:rsidDel="00000000" w:rsidP="00000000" w:rsidRDefault="00000000" w:rsidRPr="00000000" w14:paraId="00000122">
      <w:pPr>
        <w:spacing w:after="120" w:before="0" w:line="276" w:lineRule="auto"/>
        <w:rPr>
          <w:rFonts w:ascii="Roboto" w:cs="Roboto" w:eastAsia="Roboto" w:hAnsi="Roboto"/>
        </w:rPr>
      </w:pPr>
      <w:r w:rsidDel="00000000" w:rsidR="00000000" w:rsidRPr="00000000">
        <w:rPr>
          <w:color w:val="006170"/>
          <w:rtl w:val="0"/>
        </w:rPr>
        <w:t xml:space="preserve">Ongoing</w:t>
      </w:r>
      <w:r w:rsidDel="00000000" w:rsidR="00000000" w:rsidRPr="00000000">
        <w:rPr>
          <w:rtl w:val="0"/>
        </w:rPr>
      </w:r>
    </w:p>
    <w:p w:rsidR="00000000" w:rsidDel="00000000" w:rsidP="00000000" w:rsidRDefault="00000000" w:rsidRPr="00000000" w14:paraId="00000123">
      <w:pPr>
        <w:numPr>
          <w:ilvl w:val="0"/>
          <w:numId w:val="21"/>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Ensuring search optimization is reflected in final copy</w:t>
      </w:r>
    </w:p>
    <w:p w:rsidR="00000000" w:rsidDel="00000000" w:rsidP="00000000" w:rsidRDefault="00000000" w:rsidRPr="00000000" w14:paraId="00000124">
      <w:pPr>
        <w:numPr>
          <w:ilvl w:val="0"/>
          <w:numId w:val="21"/>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Monitoring organic performance</w:t>
      </w:r>
    </w:p>
    <w:p w:rsidR="00000000" w:rsidDel="00000000" w:rsidP="00000000" w:rsidRDefault="00000000" w:rsidRPr="00000000" w14:paraId="00000125">
      <w:pPr>
        <w:spacing w:after="120" w:before="0" w:line="276" w:lineRule="auto"/>
        <w:rPr/>
      </w:pPr>
      <w:r w:rsidDel="00000000" w:rsidR="00000000" w:rsidRPr="00000000">
        <w:rPr>
          <w:rtl w:val="0"/>
        </w:rPr>
      </w:r>
    </w:p>
    <w:p w:rsidR="00000000" w:rsidDel="00000000" w:rsidP="00000000" w:rsidRDefault="00000000" w:rsidRPr="00000000" w14:paraId="00000126">
      <w:pPr>
        <w:pStyle w:val="Heading3"/>
        <w:spacing w:after="120" w:before="0" w:line="276" w:lineRule="auto"/>
        <w:rPr/>
      </w:pPr>
      <w:bookmarkStart w:colFirst="0" w:colLast="0" w:name="_oetczbey0wmc" w:id="28"/>
      <w:bookmarkEnd w:id="28"/>
      <w:r w:rsidDel="00000000" w:rsidR="00000000" w:rsidRPr="00000000">
        <w:rPr>
          <w:rtl w:val="0"/>
        </w:rPr>
        <w:t xml:space="preserve">Social</w:t>
      </w:r>
    </w:p>
    <w:p w:rsidR="00000000" w:rsidDel="00000000" w:rsidP="00000000" w:rsidRDefault="00000000" w:rsidRPr="00000000" w14:paraId="00000127">
      <w:pPr>
        <w:numPr>
          <w:ilvl w:val="0"/>
          <w:numId w:val="29"/>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Building a social plan aligned to campaign objectives</w:t>
      </w:r>
    </w:p>
    <w:p w:rsidR="00000000" w:rsidDel="00000000" w:rsidP="00000000" w:rsidRDefault="00000000" w:rsidRPr="00000000" w14:paraId="00000128">
      <w:pPr>
        <w:numPr>
          <w:ilvl w:val="0"/>
          <w:numId w:val="29"/>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Drafting and scheduling posts</w:t>
      </w:r>
    </w:p>
    <w:p w:rsidR="00000000" w:rsidDel="00000000" w:rsidP="00000000" w:rsidRDefault="00000000" w:rsidRPr="00000000" w14:paraId="00000129">
      <w:pPr>
        <w:numPr>
          <w:ilvl w:val="0"/>
          <w:numId w:val="29"/>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Coordinating amplification of key assets</w:t>
      </w:r>
    </w:p>
    <w:p w:rsidR="00000000" w:rsidDel="00000000" w:rsidP="00000000" w:rsidRDefault="00000000" w:rsidRPr="00000000" w14:paraId="0000012A">
      <w:pPr>
        <w:numPr>
          <w:ilvl w:val="0"/>
          <w:numId w:val="29"/>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Monitoring engagement metrics</w:t>
      </w:r>
    </w:p>
    <w:p w:rsidR="00000000" w:rsidDel="00000000" w:rsidP="00000000" w:rsidRDefault="00000000" w:rsidRPr="00000000" w14:paraId="0000012B">
      <w:pPr>
        <w:numPr>
          <w:ilvl w:val="0"/>
          <w:numId w:val="29"/>
        </w:numPr>
        <w:spacing w:after="120" w:before="0" w:line="276" w:lineRule="auto"/>
        <w:ind w:left="720" w:hanging="360"/>
        <w:rPr>
          <w:rFonts w:ascii="Roboto" w:cs="Roboto" w:eastAsia="Roboto" w:hAnsi="Roboto"/>
          <w:u w:val="none"/>
        </w:rPr>
      </w:pPr>
      <w:r w:rsidDel="00000000" w:rsidR="00000000" w:rsidRPr="00000000">
        <w:rPr>
          <w:rFonts w:ascii="Roboto" w:cs="Roboto" w:eastAsia="Roboto" w:hAnsi="Roboto"/>
          <w:color w:val="082029"/>
          <w:rtl w:val="0"/>
        </w:rPr>
        <w:t xml:space="preserve">Providing reporting on social performance metrics</w:t>
      </w:r>
    </w:p>
    <w:p w:rsidR="00000000" w:rsidDel="00000000" w:rsidP="00000000" w:rsidRDefault="00000000" w:rsidRPr="00000000" w14:paraId="0000012C">
      <w:pPr>
        <w:spacing w:after="120" w:before="0" w:line="276" w:lineRule="auto"/>
        <w:rPr/>
      </w:pPr>
      <w:r w:rsidDel="00000000" w:rsidR="00000000" w:rsidRPr="00000000">
        <w:rPr>
          <w:rtl w:val="0"/>
        </w:rPr>
      </w:r>
    </w:p>
    <w:p w:rsidR="00000000" w:rsidDel="00000000" w:rsidP="00000000" w:rsidRDefault="00000000" w:rsidRPr="00000000" w14:paraId="0000012D">
      <w:pPr>
        <w:pStyle w:val="Heading3"/>
        <w:spacing w:after="120" w:before="0" w:line="276" w:lineRule="auto"/>
        <w:rPr/>
      </w:pPr>
      <w:bookmarkStart w:colFirst="0" w:colLast="0" w:name="_k8cnavlirdq0" w:id="29"/>
      <w:bookmarkEnd w:id="29"/>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3"/>
        <w:spacing w:after="120" w:before="0" w:line="276" w:lineRule="auto"/>
        <w:rPr>
          <w:rFonts w:ascii="Roboto" w:cs="Roboto" w:eastAsia="Roboto" w:hAnsi="Roboto"/>
        </w:rPr>
      </w:pPr>
      <w:bookmarkStart w:colFirst="0" w:colLast="0" w:name="_2b0wkgkjmbps" w:id="30"/>
      <w:bookmarkEnd w:id="30"/>
      <w:r w:rsidDel="00000000" w:rsidR="00000000" w:rsidRPr="00000000">
        <w:rPr>
          <w:rFonts w:ascii="Roboto" w:cs="Roboto" w:eastAsia="Roboto" w:hAnsi="Roboto"/>
          <w:rtl w:val="0"/>
        </w:rPr>
        <w:t xml:space="preserve">Web</w:t>
      </w:r>
    </w:p>
    <w:p w:rsidR="00000000" w:rsidDel="00000000" w:rsidP="00000000" w:rsidRDefault="00000000" w:rsidRPr="00000000" w14:paraId="0000012F">
      <w:pPr>
        <w:numPr>
          <w:ilvl w:val="0"/>
          <w:numId w:val="5"/>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Setting up campaign-related webpage projects (net new and Setting up web projects in Asana</w:t>
      </w:r>
    </w:p>
    <w:p w:rsidR="00000000" w:rsidDel="00000000" w:rsidP="00000000" w:rsidRDefault="00000000" w:rsidRPr="00000000" w14:paraId="00000130">
      <w:pPr>
        <w:numPr>
          <w:ilvl w:val="0"/>
          <w:numId w:val="5"/>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Creating staging links</w:t>
      </w:r>
    </w:p>
    <w:p w:rsidR="00000000" w:rsidDel="00000000" w:rsidP="00000000" w:rsidRDefault="00000000" w:rsidRPr="00000000" w14:paraId="00000131">
      <w:pPr>
        <w:numPr>
          <w:ilvl w:val="0"/>
          <w:numId w:val="5"/>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Publishing pages, blogs and landing pages</w:t>
      </w:r>
    </w:p>
    <w:p w:rsidR="00000000" w:rsidDel="00000000" w:rsidP="00000000" w:rsidRDefault="00000000" w:rsidRPr="00000000" w14:paraId="00000132">
      <w:pPr>
        <w:numPr>
          <w:ilvl w:val="0"/>
          <w:numId w:val="5"/>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Implementing SEO recommendations</w:t>
      </w:r>
    </w:p>
    <w:p w:rsidR="00000000" w:rsidDel="00000000" w:rsidP="00000000" w:rsidRDefault="00000000" w:rsidRPr="00000000" w14:paraId="00000133">
      <w:pPr>
        <w:numPr>
          <w:ilvl w:val="0"/>
          <w:numId w:val="5"/>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Ensuring technical QA prior to publishing</w:t>
      </w:r>
    </w:p>
    <w:p w:rsidR="00000000" w:rsidDel="00000000" w:rsidP="00000000" w:rsidRDefault="00000000" w:rsidRPr="00000000" w14:paraId="00000134">
      <w:pPr>
        <w:numPr>
          <w:ilvl w:val="0"/>
          <w:numId w:val="5"/>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Maintaining publish dates in alignment with launch timeline</w:t>
      </w:r>
    </w:p>
    <w:p w:rsidR="00000000" w:rsidDel="00000000" w:rsidP="00000000" w:rsidRDefault="00000000" w:rsidRPr="00000000" w14:paraId="00000135">
      <w:pPr>
        <w:spacing w:after="120" w:before="0" w:line="276" w:lineRule="auto"/>
        <w:rPr>
          <w:rFonts w:ascii="Roboto" w:cs="Roboto" w:eastAsia="Roboto" w:hAnsi="Roboto"/>
          <w:color w:val="082029"/>
        </w:rPr>
      </w:pPr>
      <w:r w:rsidDel="00000000" w:rsidR="00000000" w:rsidRPr="00000000">
        <w:rPr>
          <w:rtl w:val="0"/>
        </w:rPr>
      </w:r>
    </w:p>
    <w:p w:rsidR="00000000" w:rsidDel="00000000" w:rsidP="00000000" w:rsidRDefault="00000000" w:rsidRPr="00000000" w14:paraId="00000136">
      <w:pPr>
        <w:pStyle w:val="Heading2"/>
        <w:spacing w:after="120" w:before="0" w:line="276" w:lineRule="auto"/>
        <w:rPr>
          <w:rFonts w:ascii="Roboto" w:cs="Roboto" w:eastAsia="Roboto" w:hAnsi="Roboto"/>
        </w:rPr>
      </w:pPr>
      <w:bookmarkStart w:colFirst="0" w:colLast="0" w:name="_d8o0zbpcxwd7" w:id="31"/>
      <w:bookmarkEnd w:id="31"/>
      <w:r w:rsidDel="00000000" w:rsidR="00000000" w:rsidRPr="00000000">
        <w:rPr>
          <w:rtl w:val="0"/>
        </w:rPr>
        <w:t xml:space="preserve">A</w:t>
      </w:r>
      <w:r w:rsidDel="00000000" w:rsidR="00000000" w:rsidRPr="00000000">
        <w:rPr>
          <w:rtl w:val="0"/>
        </w:rPr>
        <w:t xml:space="preserve">cc</w:t>
      </w:r>
      <w:r w:rsidDel="00000000" w:rsidR="00000000" w:rsidRPr="00000000">
        <w:rPr>
          <w:rFonts w:ascii="Roboto" w:cs="Roboto" w:eastAsia="Roboto" w:hAnsi="Roboto"/>
          <w:rtl w:val="0"/>
        </w:rPr>
        <w:t xml:space="preserve">ountable </w:t>
      </w:r>
    </w:p>
    <w:p w:rsidR="00000000" w:rsidDel="00000000" w:rsidP="00000000" w:rsidRDefault="00000000" w:rsidRPr="00000000" w14:paraId="00000137">
      <w:pPr>
        <w:pStyle w:val="Heading3"/>
        <w:spacing w:after="120" w:before="0" w:line="276" w:lineRule="auto"/>
        <w:rPr>
          <w:rFonts w:ascii="Roboto" w:cs="Roboto" w:eastAsia="Roboto" w:hAnsi="Roboto"/>
        </w:rPr>
      </w:pPr>
      <w:bookmarkStart w:colFirst="0" w:colLast="0" w:name="_cbhp4jfd7nkq" w:id="32"/>
      <w:bookmarkEnd w:id="32"/>
      <w:r w:rsidDel="00000000" w:rsidR="00000000" w:rsidRPr="00000000">
        <w:rPr>
          <w:rtl w:val="0"/>
        </w:rPr>
        <w:t xml:space="preserve">Campaign Manager</w:t>
      </w:r>
      <w:r w:rsidDel="00000000" w:rsidR="00000000" w:rsidRPr="00000000">
        <w:rPr>
          <w:rtl w:val="0"/>
        </w:rPr>
      </w:r>
    </w:p>
    <w:p w:rsidR="00000000" w:rsidDel="00000000" w:rsidP="00000000" w:rsidRDefault="00000000" w:rsidRPr="00000000" w14:paraId="00000138">
      <w:pPr>
        <w:spacing w:after="120" w:before="0" w:line="276" w:lineRule="auto"/>
        <w:rPr>
          <w:rFonts w:ascii="Roboto" w:cs="Roboto" w:eastAsia="Roboto" w:hAnsi="Roboto"/>
        </w:rPr>
      </w:pPr>
      <w:r w:rsidDel="00000000" w:rsidR="00000000" w:rsidRPr="00000000">
        <w:rPr>
          <w:color w:val="006170"/>
          <w:rtl w:val="0"/>
        </w:rPr>
        <w:t xml:space="preserve">Strategy and planning</w:t>
      </w:r>
      <w:r w:rsidDel="00000000" w:rsidR="00000000" w:rsidRPr="00000000">
        <w:rPr>
          <w:rtl w:val="0"/>
        </w:rPr>
      </w:r>
    </w:p>
    <w:p w:rsidR="00000000" w:rsidDel="00000000" w:rsidP="00000000" w:rsidRDefault="00000000" w:rsidRPr="00000000" w14:paraId="00000139">
      <w:pPr>
        <w:numPr>
          <w:ilvl w:val="0"/>
          <w:numId w:val="50"/>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Campaign scope, objectives and KPIs</w:t>
      </w:r>
    </w:p>
    <w:p w:rsidR="00000000" w:rsidDel="00000000" w:rsidP="00000000" w:rsidRDefault="00000000" w:rsidRPr="00000000" w14:paraId="0000013A">
      <w:pPr>
        <w:numPr>
          <w:ilvl w:val="0"/>
          <w:numId w:val="50"/>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Timeline and launch readiness</w:t>
      </w:r>
    </w:p>
    <w:p w:rsidR="00000000" w:rsidDel="00000000" w:rsidP="00000000" w:rsidRDefault="00000000" w:rsidRPr="00000000" w14:paraId="0000013B">
      <w:pPr>
        <w:numPr>
          <w:ilvl w:val="0"/>
          <w:numId w:val="50"/>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Maintaining campaign portfolio in Asana</w:t>
      </w:r>
    </w:p>
    <w:p w:rsidR="00000000" w:rsidDel="00000000" w:rsidP="00000000" w:rsidRDefault="00000000" w:rsidRPr="00000000" w14:paraId="0000013C">
      <w:pPr>
        <w:numPr>
          <w:ilvl w:val="0"/>
          <w:numId w:val="50"/>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Ensuring messaging is finalized before kickoff</w:t>
        <w:br w:type="textWrapping"/>
      </w:r>
      <w:r w:rsidDel="00000000" w:rsidR="00000000" w:rsidRPr="00000000">
        <w:rPr>
          <w:rtl w:val="0"/>
        </w:rPr>
      </w:r>
    </w:p>
    <w:p w:rsidR="00000000" w:rsidDel="00000000" w:rsidP="00000000" w:rsidRDefault="00000000" w:rsidRPr="00000000" w14:paraId="0000013D">
      <w:pPr>
        <w:spacing w:after="120" w:before="0" w:line="276" w:lineRule="auto"/>
        <w:rPr>
          <w:rFonts w:ascii="Roboto" w:cs="Roboto" w:eastAsia="Roboto" w:hAnsi="Roboto"/>
        </w:rPr>
      </w:pPr>
      <w:r w:rsidDel="00000000" w:rsidR="00000000" w:rsidRPr="00000000">
        <w:rPr>
          <w:color w:val="006170"/>
          <w:rtl w:val="0"/>
        </w:rPr>
        <w:t xml:space="preserve">Execution oversight</w:t>
      </w:r>
      <w:r w:rsidDel="00000000" w:rsidR="00000000" w:rsidRPr="00000000">
        <w:rPr>
          <w:rtl w:val="0"/>
        </w:rPr>
      </w:r>
    </w:p>
    <w:p w:rsidR="00000000" w:rsidDel="00000000" w:rsidP="00000000" w:rsidRDefault="00000000" w:rsidRPr="00000000" w14:paraId="0000013E">
      <w:pPr>
        <w:numPr>
          <w:ilvl w:val="0"/>
          <w:numId w:val="38"/>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Hosting kickoff</w:t>
      </w:r>
    </w:p>
    <w:p w:rsidR="00000000" w:rsidDel="00000000" w:rsidP="00000000" w:rsidRDefault="00000000" w:rsidRPr="00000000" w14:paraId="0000013F">
      <w:pPr>
        <w:numPr>
          <w:ilvl w:val="0"/>
          <w:numId w:val="38"/>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Providing complete BOM with owners and due dates</w:t>
      </w:r>
    </w:p>
    <w:p w:rsidR="00000000" w:rsidDel="00000000" w:rsidP="00000000" w:rsidRDefault="00000000" w:rsidRPr="00000000" w14:paraId="00000140">
      <w:pPr>
        <w:numPr>
          <w:ilvl w:val="0"/>
          <w:numId w:val="38"/>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Ensuring assets are added to Asana within 48 hours</w:t>
      </w:r>
    </w:p>
    <w:p w:rsidR="00000000" w:rsidDel="00000000" w:rsidP="00000000" w:rsidRDefault="00000000" w:rsidRPr="00000000" w14:paraId="00000141">
      <w:pPr>
        <w:numPr>
          <w:ilvl w:val="0"/>
          <w:numId w:val="38"/>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Ensuring custom fields are completed correctly</w:t>
      </w:r>
    </w:p>
    <w:p w:rsidR="00000000" w:rsidDel="00000000" w:rsidP="00000000" w:rsidRDefault="00000000" w:rsidRPr="00000000" w14:paraId="00000142">
      <w:pPr>
        <w:numPr>
          <w:ilvl w:val="0"/>
          <w:numId w:val="38"/>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Ensuring reviews and approvals are completed on time</w:t>
        <w:br w:type="textWrapping"/>
      </w:r>
      <w:r w:rsidDel="00000000" w:rsidR="00000000" w:rsidRPr="00000000">
        <w:rPr>
          <w:rtl w:val="0"/>
        </w:rPr>
      </w:r>
    </w:p>
    <w:p w:rsidR="00000000" w:rsidDel="00000000" w:rsidP="00000000" w:rsidRDefault="00000000" w:rsidRPr="00000000" w14:paraId="00000143">
      <w:pPr>
        <w:spacing w:after="120" w:before="0" w:line="276" w:lineRule="auto"/>
        <w:rPr>
          <w:rFonts w:ascii="Roboto" w:cs="Roboto" w:eastAsia="Roboto" w:hAnsi="Roboto"/>
        </w:rPr>
      </w:pPr>
      <w:r w:rsidDel="00000000" w:rsidR="00000000" w:rsidRPr="00000000">
        <w:rPr>
          <w:color w:val="006170"/>
          <w:rtl w:val="0"/>
        </w:rPr>
        <w:t xml:space="preserve">Launch and performance</w:t>
      </w:r>
      <w:r w:rsidDel="00000000" w:rsidR="00000000" w:rsidRPr="00000000">
        <w:rPr>
          <w:rtl w:val="0"/>
        </w:rPr>
      </w:r>
    </w:p>
    <w:p w:rsidR="00000000" w:rsidDel="00000000" w:rsidP="00000000" w:rsidRDefault="00000000" w:rsidRPr="00000000" w14:paraId="00000144">
      <w:pPr>
        <w:numPr>
          <w:ilvl w:val="0"/>
          <w:numId w:val="43"/>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Confirming all assets are launch-ready</w:t>
      </w:r>
    </w:p>
    <w:p w:rsidR="00000000" w:rsidDel="00000000" w:rsidP="00000000" w:rsidRDefault="00000000" w:rsidRPr="00000000" w14:paraId="00000145">
      <w:pPr>
        <w:numPr>
          <w:ilvl w:val="0"/>
          <w:numId w:val="43"/>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Submitting all asset links to MarOps for tracking</w:t>
      </w:r>
    </w:p>
    <w:p w:rsidR="00000000" w:rsidDel="00000000" w:rsidP="00000000" w:rsidRDefault="00000000" w:rsidRPr="00000000" w14:paraId="00000146">
      <w:pPr>
        <w:numPr>
          <w:ilvl w:val="0"/>
          <w:numId w:val="43"/>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Monitoring performance against defined KPIs</w:t>
      </w:r>
    </w:p>
    <w:p w:rsidR="00000000" w:rsidDel="00000000" w:rsidP="00000000" w:rsidRDefault="00000000" w:rsidRPr="00000000" w14:paraId="00000147">
      <w:pPr>
        <w:numPr>
          <w:ilvl w:val="0"/>
          <w:numId w:val="43"/>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Leading post-mortem</w:t>
      </w:r>
    </w:p>
    <w:p w:rsidR="00000000" w:rsidDel="00000000" w:rsidP="00000000" w:rsidRDefault="00000000" w:rsidRPr="00000000" w14:paraId="00000148">
      <w:pPr>
        <w:pStyle w:val="Heading2"/>
        <w:spacing w:after="120" w:before="0" w:line="276" w:lineRule="auto"/>
        <w:rPr>
          <w:rFonts w:ascii="Roboto" w:cs="Roboto" w:eastAsia="Roboto" w:hAnsi="Roboto"/>
        </w:rPr>
      </w:pPr>
      <w:bookmarkStart w:colFirst="0" w:colLast="0" w:name="_bqhdarhpf1rb" w:id="33"/>
      <w:bookmarkEnd w:id="33"/>
      <w:r w:rsidDel="00000000" w:rsidR="00000000" w:rsidRPr="00000000">
        <w:rPr>
          <w:rtl w:val="0"/>
        </w:rPr>
        <w:t xml:space="preserve">Contributing</w:t>
      </w:r>
      <w:r w:rsidDel="00000000" w:rsidR="00000000" w:rsidRPr="00000000">
        <w:rPr>
          <w:rtl w:val="0"/>
        </w:rPr>
      </w:r>
    </w:p>
    <w:p w:rsidR="00000000" w:rsidDel="00000000" w:rsidP="00000000" w:rsidRDefault="00000000" w:rsidRPr="00000000" w14:paraId="00000149">
      <w:pPr>
        <w:numPr>
          <w:ilvl w:val="0"/>
          <w:numId w:val="51"/>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Product: CPO, Product Managers, CTOs</w:t>
      </w:r>
    </w:p>
    <w:p w:rsidR="00000000" w:rsidDel="00000000" w:rsidP="00000000" w:rsidRDefault="00000000" w:rsidRPr="00000000" w14:paraId="0000014A">
      <w:pPr>
        <w:numPr>
          <w:ilvl w:val="0"/>
          <w:numId w:val="51"/>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Sales: AEs, Solution Engineers</w:t>
      </w:r>
    </w:p>
    <w:p w:rsidR="00000000" w:rsidDel="00000000" w:rsidP="00000000" w:rsidRDefault="00000000" w:rsidRPr="00000000" w14:paraId="0000014B">
      <w:pPr>
        <w:numPr>
          <w:ilvl w:val="0"/>
          <w:numId w:val="51"/>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External SMEs</w:t>
      </w:r>
    </w:p>
    <w:p w:rsidR="00000000" w:rsidDel="00000000" w:rsidP="00000000" w:rsidRDefault="00000000" w:rsidRPr="00000000" w14:paraId="0000014C">
      <w:pPr>
        <w:numPr>
          <w:ilvl w:val="0"/>
          <w:numId w:val="51"/>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Customers</w:t>
      </w:r>
    </w:p>
    <w:p w:rsidR="00000000" w:rsidDel="00000000" w:rsidP="00000000" w:rsidRDefault="00000000" w:rsidRPr="00000000" w14:paraId="0000014D">
      <w:pPr>
        <w:numPr>
          <w:ilvl w:val="0"/>
          <w:numId w:val="51"/>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Analysts</w:t>
      </w:r>
      <w:r w:rsidDel="00000000" w:rsidR="00000000" w:rsidRPr="00000000">
        <w:rPr>
          <w:rtl w:val="0"/>
        </w:rPr>
      </w:r>
    </w:p>
    <w:p w:rsidR="00000000" w:rsidDel="00000000" w:rsidP="00000000" w:rsidRDefault="00000000" w:rsidRPr="00000000" w14:paraId="0000014E">
      <w:pPr>
        <w:spacing w:after="120" w:before="0" w:line="276" w:lineRule="auto"/>
        <w:rPr/>
      </w:pPr>
      <w:r w:rsidDel="00000000" w:rsidR="00000000" w:rsidRPr="00000000">
        <w:rPr>
          <w:rtl w:val="0"/>
        </w:rPr>
      </w:r>
    </w:p>
    <w:p w:rsidR="00000000" w:rsidDel="00000000" w:rsidP="00000000" w:rsidRDefault="00000000" w:rsidRPr="00000000" w14:paraId="0000014F">
      <w:pPr>
        <w:pStyle w:val="Heading2"/>
        <w:spacing w:after="120" w:before="0" w:line="276" w:lineRule="auto"/>
        <w:rPr>
          <w:rFonts w:ascii="Roboto" w:cs="Roboto" w:eastAsia="Roboto" w:hAnsi="Roboto"/>
        </w:rPr>
      </w:pPr>
      <w:bookmarkStart w:colFirst="0" w:colLast="0" w:name="_3ecyo56g6qy9" w:id="34"/>
      <w:bookmarkEnd w:id="34"/>
      <w:r w:rsidDel="00000000" w:rsidR="00000000" w:rsidRPr="00000000">
        <w:rPr>
          <w:rtl w:val="0"/>
        </w:rPr>
        <w:t xml:space="preserve">I</w:t>
      </w:r>
      <w:r w:rsidDel="00000000" w:rsidR="00000000" w:rsidRPr="00000000">
        <w:rPr>
          <w:rtl w:val="0"/>
        </w:rPr>
        <w:t xml:space="preserve">nformed </w:t>
      </w:r>
      <w:r w:rsidDel="00000000" w:rsidR="00000000" w:rsidRPr="00000000">
        <w:rPr>
          <w:rtl w:val="0"/>
        </w:rPr>
      </w:r>
    </w:p>
    <w:p w:rsidR="00000000" w:rsidDel="00000000" w:rsidP="00000000" w:rsidRDefault="00000000" w:rsidRPr="00000000" w14:paraId="00000150">
      <w:pPr>
        <w:numPr>
          <w:ilvl w:val="0"/>
          <w:numId w:val="1"/>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Sales</w:t>
      </w:r>
    </w:p>
    <w:p w:rsidR="00000000" w:rsidDel="00000000" w:rsidP="00000000" w:rsidRDefault="00000000" w:rsidRPr="00000000" w14:paraId="00000151">
      <w:pPr>
        <w:numPr>
          <w:ilvl w:val="0"/>
          <w:numId w:val="1"/>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Account Managers</w:t>
      </w:r>
    </w:p>
    <w:p w:rsidR="00000000" w:rsidDel="00000000" w:rsidP="00000000" w:rsidRDefault="00000000" w:rsidRPr="00000000" w14:paraId="00000152">
      <w:pPr>
        <w:numPr>
          <w:ilvl w:val="0"/>
          <w:numId w:val="1"/>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Customer Success</w:t>
      </w:r>
    </w:p>
    <w:p w:rsidR="00000000" w:rsidDel="00000000" w:rsidP="00000000" w:rsidRDefault="00000000" w:rsidRPr="00000000" w14:paraId="00000153">
      <w:pPr>
        <w:numPr>
          <w:ilvl w:val="0"/>
          <w:numId w:val="1"/>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Alliances</w:t>
      </w:r>
    </w:p>
    <w:p w:rsidR="00000000" w:rsidDel="00000000" w:rsidP="00000000" w:rsidRDefault="00000000" w:rsidRPr="00000000" w14:paraId="00000154">
      <w:pPr>
        <w:numPr>
          <w:ilvl w:val="0"/>
          <w:numId w:val="1"/>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Organization</w:t>
      </w:r>
      <w:r w:rsidDel="00000000" w:rsidR="00000000" w:rsidRPr="00000000">
        <w:rPr>
          <w:rtl w:val="0"/>
        </w:rPr>
      </w:r>
    </w:p>
    <w:p w:rsidR="00000000" w:rsidDel="00000000" w:rsidP="00000000" w:rsidRDefault="00000000" w:rsidRPr="00000000" w14:paraId="00000155">
      <w:pPr>
        <w:pStyle w:val="Heading1"/>
        <w:rPr/>
      </w:pPr>
      <w:bookmarkStart w:colFirst="0" w:colLast="0" w:name="_lrgvz3kztqk9" w:id="35"/>
      <w:bookmarkEnd w:id="35"/>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1"/>
        <w:rPr/>
      </w:pPr>
      <w:bookmarkStart w:colFirst="0" w:colLast="0" w:name="_1o19se1j5grx" w:id="36"/>
      <w:bookmarkEnd w:id="36"/>
      <w:r w:rsidDel="00000000" w:rsidR="00000000" w:rsidRPr="00000000">
        <w:rPr>
          <w:rtl w:val="0"/>
        </w:rPr>
        <w:t xml:space="preserve">Phase 1: Campaign kickoff - setup and prep</w:t>
      </w:r>
    </w:p>
    <w:p w:rsidR="00000000" w:rsidDel="00000000" w:rsidP="00000000" w:rsidRDefault="00000000" w:rsidRPr="00000000" w14:paraId="00000157">
      <w:pPr>
        <w:spacing w:after="120" w:before="0" w:line="276" w:lineRule="auto"/>
        <w:rPr>
          <w:rFonts w:ascii="Archivo" w:cs="Archivo" w:eastAsia="Archivo" w:hAnsi="Archivo"/>
          <w:color w:val="e24650"/>
          <w:sz w:val="26"/>
          <w:szCs w:val="26"/>
        </w:rPr>
      </w:pPr>
      <w:hyperlink r:id="rId40">
        <w:r w:rsidDel="00000000" w:rsidR="00000000" w:rsidRPr="00000000">
          <w:rPr>
            <w:rFonts w:ascii="Archivo" w:cs="Archivo" w:eastAsia="Archivo" w:hAnsi="Archivo"/>
            <w:color w:val="e24650"/>
            <w:sz w:val="26"/>
            <w:szCs w:val="26"/>
            <w:u w:val="single"/>
            <w:rtl w:val="0"/>
          </w:rPr>
          <w:t xml:space="preserve">Asana project template: Pre-kickoff setup</w:t>
        </w:r>
      </w:hyperlink>
      <w:r w:rsidDel="00000000" w:rsidR="00000000" w:rsidRPr="00000000">
        <w:rPr>
          <w:rFonts w:ascii="Archivo" w:cs="Archivo" w:eastAsia="Archivo" w:hAnsi="Archivo"/>
          <w:color w:val="e24650"/>
          <w:sz w:val="26"/>
          <w:szCs w:val="26"/>
          <w:rtl w:val="0"/>
        </w:rPr>
        <w:t xml:space="preserve"> </w:t>
      </w:r>
      <w:r w:rsidDel="00000000" w:rsidR="00000000" w:rsidRPr="00000000">
        <w:rPr>
          <w:sz w:val="30"/>
          <w:szCs w:val="30"/>
          <w:rtl w:val="0"/>
        </w:rPr>
        <w:t xml:space="preserve">⚙️</w:t>
      </w:r>
      <w:r w:rsidDel="00000000" w:rsidR="00000000" w:rsidRPr="00000000">
        <w:rPr>
          <w:rtl w:val="0"/>
        </w:rPr>
      </w:r>
    </w:p>
    <w:p w:rsidR="00000000" w:rsidDel="00000000" w:rsidP="00000000" w:rsidRDefault="00000000" w:rsidRPr="00000000" w14:paraId="00000158">
      <w:pPr>
        <w:pStyle w:val="Heading2"/>
        <w:spacing w:after="120" w:before="0" w:line="276" w:lineRule="auto"/>
        <w:rPr/>
      </w:pPr>
      <w:bookmarkStart w:colFirst="0" w:colLast="0" w:name="_hqge1z770h2f" w:id="37"/>
      <w:bookmarkEnd w:id="37"/>
      <w:r w:rsidDel="00000000" w:rsidR="00000000" w:rsidRPr="00000000">
        <w:rPr>
          <w:rtl w:val="0"/>
        </w:rPr>
      </w:r>
    </w:p>
    <w:p w:rsidR="00000000" w:rsidDel="00000000" w:rsidP="00000000" w:rsidRDefault="00000000" w:rsidRPr="00000000" w14:paraId="00000159">
      <w:pPr>
        <w:pStyle w:val="Heading2"/>
        <w:spacing w:after="120" w:before="0" w:line="276" w:lineRule="auto"/>
        <w:rPr>
          <w:rFonts w:ascii="Roboto" w:cs="Roboto" w:eastAsia="Roboto" w:hAnsi="Roboto"/>
        </w:rPr>
      </w:pPr>
      <w:bookmarkStart w:colFirst="0" w:colLast="0" w:name="_uibuxmhkq824" w:id="38"/>
      <w:bookmarkEnd w:id="38"/>
      <w:r w:rsidDel="00000000" w:rsidR="00000000" w:rsidRPr="00000000">
        <w:rPr>
          <w:rFonts w:ascii="Roboto" w:cs="Roboto" w:eastAsia="Roboto" w:hAnsi="Roboto"/>
          <w:rtl w:val="0"/>
        </w:rPr>
        <w:t xml:space="preserve">Campaign name</w:t>
      </w:r>
    </w:p>
    <w:p w:rsidR="00000000" w:rsidDel="00000000" w:rsidP="00000000" w:rsidRDefault="00000000" w:rsidRPr="00000000" w14:paraId="0000015A">
      <w:pPr>
        <w:spacing w:after="120" w:before="0" w:line="276" w:lineRule="auto"/>
        <w:rPr>
          <w:b w:val="1"/>
          <w:bCs w:val="1"/>
          <w:color w:val="082029"/>
        </w:rPr>
      </w:pPr>
      <w:r w:rsidDel="00000000" w:rsidR="00000000" w:rsidRPr="00000000">
        <w:rPr>
          <w:b w:val="1"/>
          <w:bCs w:val="1"/>
          <w:color w:val="082029"/>
          <w:rtl w:val="0"/>
        </w:rPr>
        <w:t xml:space="preserve">Owner: Campaign Manager</w:t>
      </w:r>
    </w:p>
    <w:p w:rsidR="00000000" w:rsidDel="00000000" w:rsidP="00000000" w:rsidRDefault="00000000" w:rsidRPr="00000000" w14:paraId="0000015B">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Marketing campaigns s</w:t>
      </w:r>
      <w:r w:rsidDel="00000000" w:rsidR="00000000" w:rsidRPr="00000000">
        <w:rPr>
          <w:rFonts w:ascii="Roboto" w:cs="Roboto" w:eastAsia="Roboto" w:hAnsi="Roboto"/>
          <w:color w:val="082029"/>
          <w:rtl w:val="0"/>
        </w:rPr>
        <w:t xml:space="preserve">hould </w:t>
      </w:r>
      <w:r w:rsidDel="00000000" w:rsidR="00000000" w:rsidRPr="00000000">
        <w:rPr>
          <w:rFonts w:ascii="Roboto" w:cs="Roboto" w:eastAsia="Roboto" w:hAnsi="Roboto"/>
          <w:color w:val="082029"/>
          <w:rtl w:val="0"/>
        </w:rPr>
        <w:t xml:space="preserve">have an established name used across the team, in most cases mirroring what’s provided in the campaign breakdown within the messaging architecture. Product releases should use version numbers. The campaign name should match across Google Drive, Asana and Slack channels.</w:t>
      </w:r>
    </w:p>
    <w:p w:rsidR="00000000" w:rsidDel="00000000" w:rsidP="00000000" w:rsidRDefault="00000000" w:rsidRPr="00000000" w14:paraId="0000015C">
      <w:pPr>
        <w:spacing w:after="120" w:before="0" w:line="276" w:lineRule="auto"/>
        <w:rPr/>
      </w:pPr>
      <w:r w:rsidDel="00000000" w:rsidR="00000000" w:rsidRPr="00000000">
        <w:rPr>
          <w:rtl w:val="0"/>
        </w:rPr>
      </w:r>
    </w:p>
    <w:p w:rsidR="00000000" w:rsidDel="00000000" w:rsidP="00000000" w:rsidRDefault="00000000" w:rsidRPr="00000000" w14:paraId="0000015D">
      <w:pPr>
        <w:pStyle w:val="Heading2"/>
        <w:spacing w:after="120" w:before="0" w:line="276" w:lineRule="auto"/>
        <w:rPr>
          <w:rFonts w:ascii="Roboto" w:cs="Roboto" w:eastAsia="Roboto" w:hAnsi="Roboto"/>
        </w:rPr>
      </w:pPr>
      <w:bookmarkStart w:colFirst="0" w:colLast="0" w:name="_536n32nc2glv" w:id="39"/>
      <w:bookmarkEnd w:id="39"/>
      <w:r w:rsidDel="00000000" w:rsidR="00000000" w:rsidRPr="00000000">
        <w:rPr>
          <w:rFonts w:ascii="Roboto" w:cs="Roboto" w:eastAsia="Roboto" w:hAnsi="Roboto"/>
          <w:rtl w:val="0"/>
        </w:rPr>
        <w:t xml:space="preserve">Campaign folder on Shared Google Drive</w:t>
      </w:r>
    </w:p>
    <w:p w:rsidR="00000000" w:rsidDel="00000000" w:rsidP="00000000" w:rsidRDefault="00000000" w:rsidRPr="00000000" w14:paraId="0000015E">
      <w:pPr>
        <w:spacing w:after="120" w:before="0" w:line="276" w:lineRule="auto"/>
        <w:rPr>
          <w:b w:val="1"/>
          <w:bCs w:val="1"/>
          <w:color w:val="082029"/>
        </w:rPr>
      </w:pPr>
      <w:r w:rsidDel="00000000" w:rsidR="00000000" w:rsidRPr="00000000">
        <w:rPr>
          <w:b w:val="1"/>
          <w:bCs w:val="1"/>
          <w:color w:val="082029"/>
          <w:rtl w:val="0"/>
        </w:rPr>
        <w:t xml:space="preserve">Owner: Campaign Manager</w:t>
      </w:r>
    </w:p>
    <w:p w:rsidR="00000000" w:rsidDel="00000000" w:rsidP="00000000" w:rsidRDefault="00000000" w:rsidRPr="00000000" w14:paraId="0000015F">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The campaign needs to have a dedicated folder on the shared drive, accessible across Marketing. All campaign files should be kept here. You can use shortcuts to connect with any other filing system, such as within your function.</w:t>
      </w:r>
    </w:p>
    <w:p w:rsidR="00000000" w:rsidDel="00000000" w:rsidP="00000000" w:rsidRDefault="00000000" w:rsidRPr="00000000" w14:paraId="00000160">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Campaign research, messaging and the campaign kickoff deck should be housed here and available before kickoff. </w:t>
      </w:r>
    </w:p>
    <w:p w:rsidR="00000000" w:rsidDel="00000000" w:rsidP="00000000" w:rsidRDefault="00000000" w:rsidRPr="00000000" w14:paraId="00000161">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A folder should be created in this drive for each deliverable, matching the projects in Asana. Examples include blogs, web pages, ads, press releases, etc. </w:t>
      </w:r>
    </w:p>
    <w:p w:rsidR="00000000" w:rsidDel="00000000" w:rsidP="00000000" w:rsidRDefault="00000000" w:rsidRPr="00000000" w14:paraId="00000162">
      <w:pPr>
        <w:spacing w:after="120" w:before="0" w:line="276" w:lineRule="auto"/>
        <w:rPr>
          <w:rFonts w:ascii="Roboto" w:cs="Roboto" w:eastAsia="Roboto" w:hAnsi="Roboto"/>
          <w:color w:val="082029"/>
        </w:rPr>
      </w:pPr>
      <w:r w:rsidDel="00000000" w:rsidR="00000000" w:rsidRPr="00000000">
        <w:rPr>
          <w:rtl w:val="0"/>
        </w:rPr>
      </w:r>
    </w:p>
    <w:p w:rsidR="00000000" w:rsidDel="00000000" w:rsidP="00000000" w:rsidRDefault="00000000" w:rsidRPr="00000000" w14:paraId="00000163">
      <w:pPr>
        <w:spacing w:after="120"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64">
      <w:pPr>
        <w:spacing w:after="120" w:before="0" w:line="276" w:lineRule="auto"/>
        <w:rPr>
          <w:b w:val="1"/>
          <w:bCs w:val="1"/>
          <w:color w:val="082029"/>
        </w:rPr>
      </w:pPr>
      <w:r w:rsidDel="00000000" w:rsidR="00000000" w:rsidRPr="00000000">
        <w:rPr>
          <w:b w:val="1"/>
          <w:bCs w:val="1"/>
          <w:color w:val="082029"/>
          <w:rtl w:val="0"/>
        </w:rPr>
        <w:t xml:space="preserve">Campaign Google Drive folder structure </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65">
      <w:pPr>
        <w:spacing w:after="120" w:before="0" w:line="276" w:lineRule="auto"/>
        <w:rPr>
          <w:b w:val="1"/>
          <w:bCs w:val="1"/>
          <w:color w:val="e24650"/>
        </w:rPr>
      </w:pPr>
      <w:hyperlink r:id="rId41">
        <w:r w:rsidDel="00000000" w:rsidR="00000000" w:rsidRPr="00000000">
          <w:rPr>
            <w:b w:val="1"/>
            <w:bCs w:val="1"/>
            <w:color w:val="e24650"/>
            <w:u w:val="single"/>
            <w:rtl w:val="0"/>
          </w:rPr>
          <w:t xml:space="preserve">Marketing INTERNAL</w:t>
        </w:r>
      </w:hyperlink>
      <w:r w:rsidDel="00000000" w:rsidR="00000000" w:rsidRPr="00000000">
        <w:rPr>
          <w:rtl w:val="0"/>
        </w:rPr>
      </w:r>
    </w:p>
    <w:p w:rsidR="00000000" w:rsidDel="00000000" w:rsidP="00000000" w:rsidRDefault="00000000" w:rsidRPr="00000000" w14:paraId="00000166">
      <w:pPr>
        <w:spacing w:after="120" w:before="0" w:line="276" w:lineRule="auto"/>
        <w:rPr>
          <w:color w:val="e24650"/>
        </w:rPr>
      </w:pPr>
      <w:r w:rsidDel="00000000" w:rsidR="00000000" w:rsidRPr="00000000">
        <w:rPr>
          <w:rFonts w:ascii="Arial Unicode MS" w:cs="Arial Unicode MS" w:eastAsia="Arial Unicode MS" w:hAnsi="Arial Unicode MS"/>
          <w:color w:val="e24650"/>
          <w:rtl w:val="0"/>
        </w:rPr>
        <w:t xml:space="preserve">└──&gt; </w:t>
      </w:r>
      <w:hyperlink r:id="rId42">
        <w:r w:rsidDel="00000000" w:rsidR="00000000" w:rsidRPr="00000000">
          <w:rPr>
            <w:color w:val="e24650"/>
            <w:u w:val="single"/>
            <w:rtl w:val="0"/>
          </w:rPr>
          <w:t xml:space="preserve">00.Campaigns</w:t>
        </w:r>
      </w:hyperlink>
      <w:r w:rsidDel="00000000" w:rsidR="00000000" w:rsidRPr="00000000">
        <w:rPr>
          <w:rtl w:val="0"/>
        </w:rPr>
      </w:r>
    </w:p>
    <w:p w:rsidR="00000000" w:rsidDel="00000000" w:rsidP="00000000" w:rsidRDefault="00000000" w:rsidRPr="00000000" w14:paraId="00000167">
      <w:pPr>
        <w:spacing w:after="120" w:before="0" w:line="276" w:lineRule="auto"/>
        <w:ind w:firstLine="720"/>
        <w:rPr>
          <w:color w:val="e24650"/>
        </w:rPr>
      </w:pPr>
      <w:r w:rsidDel="00000000" w:rsidR="00000000" w:rsidRPr="00000000">
        <w:rPr>
          <w:rFonts w:ascii="Arial Unicode MS" w:cs="Arial Unicode MS" w:eastAsia="Arial Unicode MS" w:hAnsi="Arial Unicode MS"/>
          <w:color w:val="e24650"/>
          <w:rtl w:val="0"/>
        </w:rPr>
        <w:t xml:space="preserve">└──&gt; [Campaign theme]</w:t>
      </w:r>
    </w:p>
    <w:p w:rsidR="00000000" w:rsidDel="00000000" w:rsidP="00000000" w:rsidRDefault="00000000" w:rsidRPr="00000000" w14:paraId="00000168">
      <w:pPr>
        <w:spacing w:after="120" w:before="0" w:line="276" w:lineRule="auto"/>
        <w:ind w:left="720" w:firstLine="720"/>
        <w:rPr>
          <w:color w:val="e24650"/>
        </w:rPr>
      </w:pPr>
      <w:r w:rsidDel="00000000" w:rsidR="00000000" w:rsidRPr="00000000">
        <w:rPr>
          <w:rFonts w:ascii="Arial Unicode MS" w:cs="Arial Unicode MS" w:eastAsia="Arial Unicode MS" w:hAnsi="Arial Unicode MS"/>
          <w:color w:val="e24650"/>
          <w:rtl w:val="0"/>
        </w:rPr>
        <w:t xml:space="preserve">└─-&gt; [Campaign name]</w:t>
      </w:r>
    </w:p>
    <w:p w:rsidR="00000000" w:rsidDel="00000000" w:rsidP="00000000" w:rsidRDefault="00000000" w:rsidRPr="00000000" w14:paraId="00000169">
      <w:pPr>
        <w:spacing w:after="120" w:before="0" w:line="276"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16A">
      <w:pPr>
        <w:spacing w:after="120" w:before="0" w:line="276" w:lineRule="auto"/>
        <w:ind w:left="0" w:firstLine="0"/>
        <w:rPr>
          <w:rFonts w:ascii="Roboto" w:cs="Roboto" w:eastAsia="Roboto" w:hAnsi="Roboto"/>
        </w:rPr>
      </w:pPr>
      <w:r w:rsidDel="00000000" w:rsidR="00000000" w:rsidRPr="00000000">
        <w:rPr/>
        <w:drawing>
          <wp:inline distB="114300" distT="114300" distL="114300" distR="114300">
            <wp:extent cx="1541241" cy="3362708"/>
            <wp:effectExtent b="12700" l="12700" r="12700" t="12700"/>
            <wp:docPr id="7"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1541241" cy="3362708"/>
                    </a:xfrm>
                    <a:prstGeom prst="rect"/>
                    <a:ln w="12700">
                      <a:solidFill>
                        <a:srgbClr val="C9D2DB"/>
                      </a:solidFill>
                      <a:prstDash val="solid"/>
                    </a:ln>
                  </pic:spPr>
                </pic:pic>
              </a:graphicData>
            </a:graphic>
          </wp:inline>
        </w:drawing>
      </w:r>
      <w:r w:rsidDel="00000000" w:rsidR="00000000" w:rsidRPr="00000000">
        <w:rPr>
          <w:rFonts w:ascii="Roboto" w:cs="Roboto" w:eastAsia="Roboto" w:hAnsi="Roboto"/>
        </w:rPr>
        <w:drawing>
          <wp:inline distB="114300" distT="114300" distL="114300" distR="114300">
            <wp:extent cx="2138363" cy="2527156"/>
            <wp:effectExtent b="12700" l="12700" r="12700" t="12700"/>
            <wp:docPr id="2"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2138363" cy="2527156"/>
                    </a:xfrm>
                    <a:prstGeom prst="rect"/>
                    <a:ln w="12700">
                      <a:solidFill>
                        <a:srgbClr val="C9D2DB"/>
                      </a:solidFill>
                      <a:prstDash val="solid"/>
                    </a:ln>
                  </pic:spPr>
                </pic:pic>
              </a:graphicData>
            </a:graphic>
          </wp:inline>
        </w:drawing>
      </w:r>
      <w:r w:rsidDel="00000000" w:rsidR="00000000" w:rsidRPr="00000000">
        <w:rPr>
          <w:rFonts w:ascii="Roboto" w:cs="Roboto" w:eastAsia="Roboto" w:hAnsi="Roboto"/>
        </w:rPr>
        <w:drawing>
          <wp:inline distB="114300" distT="114300" distL="114300" distR="114300">
            <wp:extent cx="2062163" cy="2141476"/>
            <wp:effectExtent b="12700" l="12700" r="12700" t="12700"/>
            <wp:docPr id="4"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2062163" cy="2141476"/>
                    </a:xfrm>
                    <a:prstGeom prst="rect"/>
                    <a:ln w="12700">
                      <a:solidFill>
                        <a:srgbClr val="C9D2DB"/>
                      </a:solidFill>
                      <a:prstDash val="solid"/>
                    </a:ln>
                  </pic:spPr>
                </pic:pic>
              </a:graphicData>
            </a:graphic>
          </wp:inline>
        </w:drawing>
      </w:r>
      <w:r w:rsidDel="00000000" w:rsidR="00000000" w:rsidRPr="00000000">
        <w:rPr>
          <w:rtl w:val="0"/>
        </w:rPr>
      </w:r>
    </w:p>
    <w:p w:rsidR="00000000" w:rsidDel="00000000" w:rsidP="00000000" w:rsidRDefault="00000000" w:rsidRPr="00000000" w14:paraId="0000016B">
      <w:pPr>
        <w:spacing w:after="120" w:before="0" w:line="276" w:lineRule="auto"/>
        <w:ind w:left="0" w:firstLine="0"/>
        <w:rPr>
          <w:rFonts w:ascii="Roboto" w:cs="Roboto" w:eastAsia="Roboto" w:hAnsi="Roboto"/>
          <w:color w:val="006170"/>
        </w:rPr>
      </w:pPr>
      <w:r w:rsidDel="00000000" w:rsidR="00000000" w:rsidRPr="00000000">
        <w:rPr>
          <w:rFonts w:ascii="Roboto" w:cs="Roboto" w:eastAsia="Roboto" w:hAnsi="Roboto"/>
        </w:rPr>
        <w:drawing>
          <wp:inline distB="114300" distT="114300" distL="114300" distR="114300">
            <wp:extent cx="3767138" cy="2137274"/>
            <wp:effectExtent b="12700" l="12700" r="12700" t="12700"/>
            <wp:docPr id="5" name="image6.png"/>
            <a:graphic>
              <a:graphicData uri="http://schemas.openxmlformats.org/drawingml/2006/picture">
                <pic:pic>
                  <pic:nvPicPr>
                    <pic:cNvPr id="0" name="image6.png"/>
                    <pic:cNvPicPr preferRelativeResize="0"/>
                  </pic:nvPicPr>
                  <pic:blipFill>
                    <a:blip r:embed="rId46"/>
                    <a:srcRect b="0" l="0" r="0" t="0"/>
                    <a:stretch>
                      <a:fillRect/>
                    </a:stretch>
                  </pic:blipFill>
                  <pic:spPr>
                    <a:xfrm>
                      <a:off x="0" y="0"/>
                      <a:ext cx="3767138" cy="2137274"/>
                    </a:xfrm>
                    <a:prstGeom prst="rect"/>
                    <a:ln w="12700">
                      <a:solidFill>
                        <a:srgbClr val="C9D2DB"/>
                      </a:solidFill>
                      <a:prstDash val="solid"/>
                    </a:ln>
                  </pic:spPr>
                </pic:pic>
              </a:graphicData>
            </a:graphic>
          </wp:inline>
        </w:drawing>
      </w:r>
      <w:r w:rsidDel="00000000" w:rsidR="00000000" w:rsidRPr="00000000">
        <w:rPr>
          <w:rtl w:val="0"/>
        </w:rPr>
      </w:r>
    </w:p>
    <w:p w:rsidR="00000000" w:rsidDel="00000000" w:rsidP="00000000" w:rsidRDefault="00000000" w:rsidRPr="00000000" w14:paraId="0000016C">
      <w:pPr>
        <w:pStyle w:val="Heading2"/>
        <w:keepNext w:val="0"/>
        <w:keepLines w:val="0"/>
        <w:spacing w:after="120" w:before="0" w:line="276" w:lineRule="auto"/>
        <w:rPr/>
      </w:pPr>
      <w:bookmarkStart w:colFirst="0" w:colLast="0" w:name="_85hps9phql9d" w:id="40"/>
      <w:bookmarkEnd w:id="40"/>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2"/>
        <w:keepNext w:val="0"/>
        <w:keepLines w:val="0"/>
        <w:spacing w:after="120" w:before="0" w:line="276" w:lineRule="auto"/>
        <w:rPr/>
      </w:pPr>
      <w:bookmarkStart w:colFirst="0" w:colLast="0" w:name="_29w2h08wiha6" w:id="41"/>
      <w:bookmarkEnd w:id="41"/>
      <w:r w:rsidDel="00000000" w:rsidR="00000000" w:rsidRPr="00000000">
        <w:rPr>
          <w:rFonts w:ascii="Roboto" w:cs="Roboto" w:eastAsia="Roboto" w:hAnsi="Roboto"/>
          <w:rtl w:val="0"/>
        </w:rPr>
        <w:t xml:space="preserve">Campaign setup in Asana</w:t>
      </w:r>
      <w:r w:rsidDel="00000000" w:rsidR="00000000" w:rsidRPr="00000000">
        <w:rPr>
          <w:rtl w:val="0"/>
        </w:rPr>
      </w:r>
    </w:p>
    <w:p w:rsidR="00000000" w:rsidDel="00000000" w:rsidP="00000000" w:rsidRDefault="00000000" w:rsidRPr="00000000" w14:paraId="0000016E">
      <w:pPr>
        <w:spacing w:after="120" w:before="0" w:line="276" w:lineRule="auto"/>
        <w:rPr>
          <w:b w:val="1"/>
          <w:bCs w:val="1"/>
          <w:color w:val="082029"/>
        </w:rPr>
      </w:pPr>
      <w:r w:rsidDel="00000000" w:rsidR="00000000" w:rsidRPr="00000000">
        <w:rPr>
          <w:b w:val="1"/>
          <w:bCs w:val="1"/>
          <w:color w:val="082029"/>
          <w:rtl w:val="0"/>
        </w:rPr>
        <w:t xml:space="preserve">Owner: Campaign manager</w:t>
      </w:r>
    </w:p>
    <w:p w:rsidR="00000000" w:rsidDel="00000000" w:rsidP="00000000" w:rsidRDefault="00000000" w:rsidRPr="00000000" w14:paraId="0000016F">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All campaigns must follow the standardized Asana structure below. All members of the working team and MLT should have access to the Asana campaign portfolio.</w:t>
        <w:br w:type="textWrapping"/>
      </w:r>
    </w:p>
    <w:p w:rsidR="00000000" w:rsidDel="00000000" w:rsidP="00000000" w:rsidRDefault="00000000" w:rsidRPr="00000000" w14:paraId="00000170">
      <w:pPr>
        <w:spacing w:after="120" w:before="0" w:line="276" w:lineRule="auto"/>
        <w:rPr>
          <w:rFonts w:ascii="Roboto" w:cs="Roboto" w:eastAsia="Roboto" w:hAnsi="Roboto"/>
          <w:color w:val="082029"/>
        </w:rPr>
      </w:pPr>
      <w:r w:rsidDel="00000000" w:rsidR="00000000" w:rsidRPr="00000000">
        <w:rPr>
          <w:rFonts w:ascii="Nova Mono" w:cs="Nova Mono" w:eastAsia="Nova Mono" w:hAnsi="Nova Mono"/>
          <w:color w:val="082029"/>
          <w:rtl w:val="0"/>
        </w:rPr>
        <w:t xml:space="preserve">Campaign theme portfolio → matches a theme  </w:t>
      </w:r>
    </w:p>
    <w:p w:rsidR="00000000" w:rsidDel="00000000" w:rsidP="00000000" w:rsidRDefault="00000000" w:rsidRPr="00000000" w14:paraId="00000171">
      <w:pPr>
        <w:spacing w:after="120" w:before="0" w:line="276" w:lineRule="auto"/>
        <w:rPr>
          <w:rFonts w:ascii="Roboto" w:cs="Roboto" w:eastAsia="Roboto" w:hAnsi="Roboto"/>
          <w:color w:val="082029"/>
        </w:rPr>
      </w:pPr>
      <w:r w:rsidDel="00000000" w:rsidR="00000000" w:rsidRPr="00000000">
        <w:rPr>
          <w:rFonts w:ascii="Nova Mono" w:cs="Nova Mono" w:eastAsia="Nova Mono" w:hAnsi="Nova Mono"/>
          <w:color w:val="082029"/>
          <w:rtl w:val="0"/>
        </w:rPr>
        <w:t xml:space="preserve">Campaign portfolio → matches a use case or sales play</w:t>
      </w:r>
    </w:p>
    <w:p w:rsidR="00000000" w:rsidDel="00000000" w:rsidP="00000000" w:rsidRDefault="00000000" w:rsidRPr="00000000" w14:paraId="00000172">
      <w:pPr>
        <w:spacing w:after="120" w:before="0" w:line="276" w:lineRule="auto"/>
        <w:rPr>
          <w:rFonts w:ascii="Roboto" w:cs="Roboto" w:eastAsia="Roboto" w:hAnsi="Roboto"/>
          <w:color w:val="082029"/>
        </w:rPr>
      </w:pPr>
      <w:r w:rsidDel="00000000" w:rsidR="00000000" w:rsidRPr="00000000">
        <w:rPr>
          <w:rFonts w:ascii="Nova Mono" w:cs="Nova Mono" w:eastAsia="Nova Mono" w:hAnsi="Nova Mono"/>
          <w:color w:val="082029"/>
          <w:rtl w:val="0"/>
        </w:rPr>
        <w:t xml:space="preserve">Project → matches an asset on the campaign BOM </w:t>
        <w:br w:type="textWrapping"/>
        <w:br w:type="textWrapping"/>
      </w:r>
    </w:p>
    <w:p w:rsidR="00000000" w:rsidDel="00000000" w:rsidP="00000000" w:rsidRDefault="00000000" w:rsidRPr="00000000" w14:paraId="00000173">
      <w:pPr>
        <w:pStyle w:val="Heading3"/>
        <w:spacing w:after="120" w:before="0" w:lineRule="auto"/>
        <w:rPr/>
      </w:pPr>
      <w:bookmarkStart w:colFirst="0" w:colLast="0" w:name="_lj2c9soezcxd" w:id="42"/>
      <w:bookmarkEnd w:id="42"/>
      <w:r w:rsidDel="00000000" w:rsidR="00000000" w:rsidRPr="00000000">
        <w:rPr>
          <w:rtl w:val="0"/>
        </w:rPr>
        <w:t xml:space="preserve">Campaign theme portfolio</w:t>
      </w:r>
      <w:r w:rsidDel="00000000" w:rsidR="00000000" w:rsidRPr="00000000">
        <w:rPr>
          <w:rtl w:val="0"/>
        </w:rPr>
        <w:br w:type="textWrapping"/>
      </w:r>
    </w:p>
    <w:p w:rsidR="00000000" w:rsidDel="00000000" w:rsidP="00000000" w:rsidRDefault="00000000" w:rsidRPr="00000000" w14:paraId="00000174">
      <w:pPr>
        <w:spacing w:after="120" w:before="0" w:line="276" w:lineRule="auto"/>
        <w:rPr/>
      </w:pPr>
      <w:r w:rsidDel="00000000" w:rsidR="00000000" w:rsidRPr="00000000">
        <w:rPr/>
        <w:drawing>
          <wp:inline distB="114300" distT="114300" distL="114300" distR="114300">
            <wp:extent cx="4005263" cy="2748710"/>
            <wp:effectExtent b="0" l="0" r="0" t="0"/>
            <wp:docPr id="14"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4005263" cy="274871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75">
      <w:pPr>
        <w:spacing w:after="120" w:before="0" w:line="276" w:lineRule="auto"/>
        <w:rPr>
          <w:rFonts w:ascii="Roboto" w:cs="Roboto" w:eastAsia="Roboto" w:hAnsi="Roboto"/>
          <w:color w:val="082029"/>
        </w:rPr>
      </w:pPr>
      <w:r w:rsidDel="00000000" w:rsidR="00000000" w:rsidRPr="00000000">
        <w:rPr>
          <w:b w:val="1"/>
          <w:bCs w:val="1"/>
          <w:color w:val="006170"/>
          <w:rtl w:val="0"/>
        </w:rPr>
        <w:t xml:space="preserve">Note:</w:t>
      </w:r>
      <w:r w:rsidDel="00000000" w:rsidR="00000000" w:rsidRPr="00000000">
        <w:rPr>
          <w:rFonts w:ascii="Roboto" w:cs="Roboto" w:eastAsia="Roboto" w:hAnsi="Roboto"/>
          <w:color w:val="082029"/>
          <w:rtl w:val="0"/>
        </w:rPr>
        <w:t xml:space="preserve"> The campaign theme portfolio is set up on an annual basis with modifications made quarterly as needed. </w:t>
      </w:r>
    </w:p>
    <w:p w:rsidR="00000000" w:rsidDel="00000000" w:rsidP="00000000" w:rsidRDefault="00000000" w:rsidRPr="00000000" w14:paraId="00000176">
      <w:pPr>
        <w:pStyle w:val="Heading3"/>
        <w:spacing w:after="120" w:before="0" w:lineRule="auto"/>
        <w:rPr/>
      </w:pPr>
      <w:bookmarkStart w:colFirst="0" w:colLast="0" w:name="_rt9z3dwc1p9p" w:id="43"/>
      <w:bookmarkEnd w:id="43"/>
      <w:r w:rsidDel="00000000" w:rsidR="00000000" w:rsidRPr="00000000">
        <w:rPr>
          <w:rtl w:val="0"/>
        </w:rPr>
        <w:t xml:space="preserve">Campaign portfolio creation</w:t>
        <w:br w:type="textWrapping"/>
      </w:r>
    </w:p>
    <w:p w:rsidR="00000000" w:rsidDel="00000000" w:rsidP="00000000" w:rsidRDefault="00000000" w:rsidRPr="00000000" w14:paraId="00000177">
      <w:pPr>
        <w:spacing w:after="120" w:before="0" w:line="276" w:lineRule="auto"/>
        <w:rPr/>
      </w:pPr>
      <w:r w:rsidDel="00000000" w:rsidR="00000000" w:rsidRPr="00000000">
        <w:rPr/>
        <w:drawing>
          <wp:inline distB="114300" distT="114300" distL="114300" distR="114300">
            <wp:extent cx="4052888" cy="3390782"/>
            <wp:effectExtent b="0" l="0" r="0" t="0"/>
            <wp:docPr id="13"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4052888" cy="3390782"/>
                    </a:xfrm>
                    <a:prstGeom prst="rect"/>
                    <a:ln/>
                  </pic:spPr>
                </pic:pic>
              </a:graphicData>
            </a:graphic>
          </wp:inline>
        </w:draw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78">
      <w:pPr>
        <w:numPr>
          <w:ilvl w:val="0"/>
          <w:numId w:val="10"/>
        </w:numPr>
        <w:spacing w:after="120" w:before="0" w:line="276" w:lineRule="auto"/>
        <w:ind w:left="720" w:hanging="360"/>
        <w:rPr>
          <w:rFonts w:ascii="Roboto" w:cs="Roboto" w:eastAsia="Roboto" w:hAnsi="Roboto"/>
          <w:sz w:val="22"/>
          <w:szCs w:val="22"/>
        </w:rPr>
      </w:pPr>
      <w:r w:rsidDel="00000000" w:rsidR="00000000" w:rsidRPr="00000000">
        <w:rPr>
          <w:rFonts w:ascii="Roboto" w:cs="Roboto" w:eastAsia="Roboto" w:hAnsi="Roboto"/>
          <w:color w:val="082029"/>
          <w:rtl w:val="0"/>
        </w:rPr>
        <w:t xml:space="preserve">Campaign managers create a portfolio for each campaign</w:t>
      </w:r>
    </w:p>
    <w:p w:rsidR="00000000" w:rsidDel="00000000" w:rsidP="00000000" w:rsidRDefault="00000000" w:rsidRPr="00000000" w14:paraId="00000179">
      <w:pPr>
        <w:numPr>
          <w:ilvl w:val="0"/>
          <w:numId w:val="10"/>
        </w:numPr>
        <w:spacing w:after="120" w:before="0" w:line="276" w:lineRule="auto"/>
        <w:ind w:left="720" w:hanging="360"/>
        <w:rPr>
          <w:rFonts w:ascii="Roboto" w:cs="Roboto" w:eastAsia="Roboto" w:hAnsi="Roboto"/>
          <w:sz w:val="22"/>
          <w:szCs w:val="22"/>
        </w:rPr>
      </w:pPr>
      <w:r w:rsidDel="00000000" w:rsidR="00000000" w:rsidRPr="00000000">
        <w:rPr>
          <w:rFonts w:ascii="Roboto" w:cs="Roboto" w:eastAsia="Roboto" w:hAnsi="Roboto"/>
          <w:color w:val="082029"/>
          <w:rtl w:val="0"/>
        </w:rPr>
        <w:t xml:space="preserve">Naming convention</w:t>
      </w:r>
    </w:p>
    <w:p w:rsidR="00000000" w:rsidDel="00000000" w:rsidP="00000000" w:rsidRDefault="00000000" w:rsidRPr="00000000" w14:paraId="0000017A">
      <w:pPr>
        <w:numPr>
          <w:ilvl w:val="1"/>
          <w:numId w:val="10"/>
        </w:numPr>
        <w:spacing w:after="120" w:before="0" w:line="276" w:lineRule="auto"/>
        <w:ind w:left="1440" w:hanging="360"/>
        <w:rPr>
          <w:rFonts w:ascii="Roboto" w:cs="Roboto" w:eastAsia="Roboto" w:hAnsi="Roboto"/>
          <w:sz w:val="22"/>
          <w:szCs w:val="22"/>
        </w:rPr>
      </w:pPr>
      <w:r w:rsidDel="00000000" w:rsidR="00000000" w:rsidRPr="00000000">
        <w:rPr>
          <w:rFonts w:ascii="Roboto" w:cs="Roboto" w:eastAsia="Roboto" w:hAnsi="Roboto"/>
          <w:color w:val="082029"/>
          <w:rtl w:val="0"/>
        </w:rPr>
        <w:t xml:space="preserve">Campaign: [campaign name]</w:t>
      </w:r>
    </w:p>
    <w:p w:rsidR="00000000" w:rsidDel="00000000" w:rsidP="00000000" w:rsidRDefault="00000000" w:rsidRPr="00000000" w14:paraId="0000017B">
      <w:pPr>
        <w:numPr>
          <w:ilvl w:val="0"/>
          <w:numId w:val="10"/>
        </w:numPr>
        <w:spacing w:after="120" w:before="0" w:line="276" w:lineRule="auto"/>
        <w:ind w:left="720" w:hanging="360"/>
        <w:rPr>
          <w:rFonts w:ascii="Roboto" w:cs="Roboto" w:eastAsia="Roboto" w:hAnsi="Roboto"/>
          <w:sz w:val="22"/>
          <w:szCs w:val="22"/>
        </w:rPr>
      </w:pPr>
      <w:r w:rsidDel="00000000" w:rsidR="00000000" w:rsidRPr="00000000">
        <w:rPr>
          <w:rFonts w:ascii="Roboto" w:cs="Roboto" w:eastAsia="Roboto" w:hAnsi="Roboto"/>
          <w:color w:val="082029"/>
          <w:rtl w:val="0"/>
        </w:rPr>
        <w:t xml:space="preserve">Portfolios must be added to the appropriate campaign theme portfolio within the 2026 Marketing portfolio</w:t>
      </w:r>
    </w:p>
    <w:p w:rsidR="00000000" w:rsidDel="00000000" w:rsidP="00000000" w:rsidRDefault="00000000" w:rsidRPr="00000000" w14:paraId="0000017C">
      <w:pPr>
        <w:pStyle w:val="Heading3"/>
        <w:rPr/>
      </w:pPr>
      <w:bookmarkStart w:colFirst="0" w:colLast="0" w:name="_yo5fb0k39d2x" w:id="44"/>
      <w:bookmarkEnd w:id="44"/>
      <w:r w:rsidDel="00000000" w:rsidR="00000000" w:rsidRPr="00000000">
        <w:rPr>
          <w:rtl w:val="0"/>
        </w:rPr>
        <w:t xml:space="preserve">Projects</w:t>
        <w:br w:type="textWrapping"/>
      </w:r>
    </w:p>
    <w:p w:rsidR="00000000" w:rsidDel="00000000" w:rsidP="00000000" w:rsidRDefault="00000000" w:rsidRPr="00000000" w14:paraId="0000017D">
      <w:pPr>
        <w:spacing w:after="120" w:before="0" w:line="276" w:lineRule="auto"/>
        <w:rPr/>
      </w:pPr>
      <w:r w:rsidDel="00000000" w:rsidR="00000000" w:rsidRPr="00000000">
        <w:rPr/>
        <w:drawing>
          <wp:inline distB="114300" distT="114300" distL="114300" distR="114300">
            <wp:extent cx="4529138" cy="3296278"/>
            <wp:effectExtent b="0" l="0" r="0" t="0"/>
            <wp:docPr id="10" name="image7.png"/>
            <a:graphic>
              <a:graphicData uri="http://schemas.openxmlformats.org/drawingml/2006/picture">
                <pic:pic>
                  <pic:nvPicPr>
                    <pic:cNvPr id="0" name="image7.png"/>
                    <pic:cNvPicPr preferRelativeResize="0"/>
                  </pic:nvPicPr>
                  <pic:blipFill>
                    <a:blip r:embed="rId49"/>
                    <a:srcRect b="0" l="0" r="0" t="0"/>
                    <a:stretch>
                      <a:fillRect/>
                    </a:stretch>
                  </pic:blipFill>
                  <pic:spPr>
                    <a:xfrm>
                      <a:off x="0" y="0"/>
                      <a:ext cx="4529138" cy="3296278"/>
                    </a:xfrm>
                    <a:prstGeom prst="rect"/>
                    <a:ln/>
                  </pic:spPr>
                </pic:pic>
              </a:graphicData>
            </a:graphic>
          </wp:inline>
        </w:draw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7E">
      <w:pPr>
        <w:numPr>
          <w:ilvl w:val="0"/>
          <w:numId w:val="23"/>
        </w:numPr>
        <w:spacing w:after="120" w:before="0" w:line="276" w:lineRule="auto"/>
        <w:ind w:left="720" w:hanging="360"/>
        <w:rPr>
          <w:rFonts w:ascii="Roboto" w:cs="Roboto" w:eastAsia="Roboto" w:hAnsi="Roboto"/>
          <w:sz w:val="22"/>
          <w:szCs w:val="22"/>
        </w:rPr>
      </w:pPr>
      <w:r w:rsidDel="00000000" w:rsidR="00000000" w:rsidRPr="00000000">
        <w:rPr>
          <w:rFonts w:ascii="Roboto" w:cs="Roboto" w:eastAsia="Roboto" w:hAnsi="Roboto"/>
          <w:color w:val="082029"/>
          <w:rtl w:val="0"/>
        </w:rPr>
        <w:t xml:space="preserve">Each functional team create their owned projects</w:t>
      </w:r>
    </w:p>
    <w:p w:rsidR="00000000" w:rsidDel="00000000" w:rsidP="00000000" w:rsidRDefault="00000000" w:rsidRPr="00000000" w14:paraId="0000017F">
      <w:pPr>
        <w:numPr>
          <w:ilvl w:val="0"/>
          <w:numId w:val="23"/>
        </w:numPr>
        <w:spacing w:after="120" w:before="0" w:line="276" w:lineRule="auto"/>
        <w:ind w:left="720" w:hanging="360"/>
        <w:rPr>
          <w:rFonts w:ascii="Roboto" w:cs="Roboto" w:eastAsia="Roboto" w:hAnsi="Roboto"/>
          <w:sz w:val="22"/>
          <w:szCs w:val="22"/>
        </w:rPr>
      </w:pPr>
      <w:r w:rsidDel="00000000" w:rsidR="00000000" w:rsidRPr="00000000">
        <w:rPr>
          <w:rFonts w:ascii="Roboto" w:cs="Roboto" w:eastAsia="Roboto" w:hAnsi="Roboto"/>
          <w:color w:val="082029"/>
          <w:rtl w:val="0"/>
        </w:rPr>
        <w:t xml:space="preserve">The Content team will add all content-related projects to the campaign portfolio</w:t>
      </w:r>
      <w:r w:rsidDel="00000000" w:rsidR="00000000" w:rsidRPr="00000000">
        <w:rPr>
          <w:rtl w:val="0"/>
        </w:rPr>
      </w:r>
    </w:p>
    <w:p w:rsidR="00000000" w:rsidDel="00000000" w:rsidP="00000000" w:rsidRDefault="00000000" w:rsidRPr="00000000" w14:paraId="00000180">
      <w:pPr>
        <w:numPr>
          <w:ilvl w:val="1"/>
          <w:numId w:val="23"/>
        </w:numPr>
        <w:spacing w:after="120" w:before="0" w:line="276" w:lineRule="auto"/>
        <w:ind w:left="1440" w:hanging="360"/>
        <w:rPr>
          <w:rFonts w:ascii="Roboto" w:cs="Roboto" w:eastAsia="Roboto" w:hAnsi="Roboto"/>
          <w:u w:val="none"/>
        </w:rPr>
      </w:pPr>
      <w:r w:rsidDel="00000000" w:rsidR="00000000" w:rsidRPr="00000000">
        <w:rPr>
          <w:rFonts w:ascii="Roboto" w:cs="Roboto" w:eastAsia="Roboto" w:hAnsi="Roboto"/>
          <w:color w:val="082029"/>
          <w:rtl w:val="0"/>
        </w:rPr>
        <w:t xml:space="preserve">Other things that should be included: Pre-kickoff setup, ads, web pages, webinars, emails and weekly sprint meetings </w:t>
      </w:r>
    </w:p>
    <w:p w:rsidR="00000000" w:rsidDel="00000000" w:rsidP="00000000" w:rsidRDefault="00000000" w:rsidRPr="00000000" w14:paraId="00000181">
      <w:pPr>
        <w:numPr>
          <w:ilvl w:val="0"/>
          <w:numId w:val="23"/>
        </w:numPr>
        <w:spacing w:after="120" w:before="0" w:line="276" w:lineRule="auto"/>
        <w:ind w:left="720" w:hanging="360"/>
        <w:rPr>
          <w:rFonts w:ascii="Roboto" w:cs="Roboto" w:eastAsia="Roboto" w:hAnsi="Roboto"/>
          <w:sz w:val="22"/>
          <w:szCs w:val="22"/>
        </w:rPr>
      </w:pPr>
      <w:r w:rsidDel="00000000" w:rsidR="00000000" w:rsidRPr="00000000">
        <w:rPr>
          <w:rFonts w:ascii="Roboto" w:cs="Roboto" w:eastAsia="Roboto" w:hAnsi="Roboto"/>
          <w:color w:val="082029"/>
          <w:rtl w:val="0"/>
        </w:rPr>
        <w:t xml:space="preserve">Campaign Managers should not create content projects themselves</w:t>
      </w:r>
    </w:p>
    <w:p w:rsidR="00000000" w:rsidDel="00000000" w:rsidP="00000000" w:rsidRDefault="00000000" w:rsidRPr="00000000" w14:paraId="00000182">
      <w:pPr>
        <w:numPr>
          <w:ilvl w:val="0"/>
          <w:numId w:val="23"/>
        </w:numPr>
        <w:spacing w:after="120" w:before="0" w:line="276" w:lineRule="auto"/>
        <w:ind w:left="720" w:hanging="360"/>
        <w:rPr>
          <w:rFonts w:ascii="Roboto" w:cs="Roboto" w:eastAsia="Roboto" w:hAnsi="Roboto"/>
          <w:sz w:val="22"/>
          <w:szCs w:val="22"/>
        </w:rPr>
      </w:pPr>
      <w:r w:rsidDel="00000000" w:rsidR="00000000" w:rsidRPr="00000000">
        <w:rPr>
          <w:rFonts w:ascii="Roboto" w:cs="Roboto" w:eastAsia="Roboto" w:hAnsi="Roboto"/>
          <w:color w:val="082029"/>
          <w:rtl w:val="0"/>
        </w:rPr>
        <w:t xml:space="preserve">All projects will be created using approved Content team templates</w:t>
      </w:r>
    </w:p>
    <w:p w:rsidR="00000000" w:rsidDel="00000000" w:rsidP="00000000" w:rsidRDefault="00000000" w:rsidRPr="00000000" w14:paraId="00000183">
      <w:pPr>
        <w:spacing w:after="120" w:before="0" w:line="276" w:lineRule="auto"/>
        <w:ind w:left="0" w:firstLine="0"/>
        <w:rPr>
          <w:rFonts w:ascii="Roboto" w:cs="Roboto" w:eastAsia="Roboto" w:hAnsi="Roboto"/>
          <w:color w:val="082029"/>
        </w:rPr>
      </w:pPr>
      <w:r w:rsidDel="00000000" w:rsidR="00000000" w:rsidRPr="00000000">
        <w:rPr>
          <w:rFonts w:ascii="Roboto" w:cs="Roboto" w:eastAsia="Roboto" w:hAnsi="Roboto"/>
          <w:color w:val="082029"/>
          <w:rtl w:val="0"/>
        </w:rPr>
        <w:t xml:space="preserve">Video on how to set up a project template - need to include things like turnaround time by task, dependencies, assignees, etc. </w:t>
      </w:r>
      <w:r w:rsidDel="00000000" w:rsidR="00000000" w:rsidRPr="00000000">
        <w:rPr>
          <w:rtl w:val="0"/>
        </w:rPr>
      </w:r>
    </w:p>
    <w:p w:rsidR="00000000" w:rsidDel="00000000" w:rsidP="00000000" w:rsidRDefault="00000000" w:rsidRPr="00000000" w14:paraId="00000184">
      <w:pPr>
        <w:spacing w:after="120" w:before="0" w:line="276" w:lineRule="auto"/>
        <w:ind w:left="0" w:firstLine="0"/>
        <w:rPr/>
      </w:pPr>
      <w:r w:rsidDel="00000000" w:rsidR="00000000" w:rsidRPr="00000000">
        <w:rPr>
          <w:rtl w:val="0"/>
        </w:rPr>
      </w:r>
    </w:p>
    <w:p w:rsidR="00000000" w:rsidDel="00000000" w:rsidP="00000000" w:rsidRDefault="00000000" w:rsidRPr="00000000" w14:paraId="00000185">
      <w:pPr>
        <w:pStyle w:val="Heading3"/>
        <w:shd w:fill="ffffff" w:val="clear"/>
        <w:spacing w:after="120" w:before="0" w:lineRule="auto"/>
        <w:ind w:left="-15" w:firstLine="0"/>
        <w:rPr/>
      </w:pPr>
      <w:bookmarkStart w:colFirst="0" w:colLast="0" w:name="_py1hffnir1ei" w:id="45"/>
      <w:bookmarkEnd w:id="45"/>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3"/>
        <w:shd w:fill="ffffff" w:val="clear"/>
        <w:spacing w:after="120" w:before="0" w:lineRule="auto"/>
        <w:ind w:left="-15" w:firstLine="0"/>
        <w:rPr/>
      </w:pPr>
      <w:bookmarkStart w:colFirst="0" w:colLast="0" w:name="_2z028pmwh87h" w:id="46"/>
      <w:bookmarkEnd w:id="46"/>
      <w:r w:rsidDel="00000000" w:rsidR="00000000" w:rsidRPr="00000000">
        <w:rPr>
          <w:rtl w:val="0"/>
        </w:rPr>
        <w:t xml:space="preserve">How to set up a project template</w:t>
      </w:r>
      <w:r w:rsidDel="00000000" w:rsidR="00000000" w:rsidRPr="00000000">
        <w:rPr>
          <w:rtl w:val="0"/>
        </w:rPr>
      </w:r>
    </w:p>
    <w:p w:rsidR="00000000" w:rsidDel="00000000" w:rsidP="00000000" w:rsidRDefault="00000000" w:rsidRPr="00000000" w14:paraId="00000187">
      <w:pPr>
        <w:shd w:fill="ffffff" w:val="clear"/>
        <w:spacing w:after="120" w:before="0" w:line="276" w:lineRule="auto"/>
        <w:ind w:left="-15" w:firstLine="0"/>
        <w:rPr>
          <w:rFonts w:ascii="Roboto" w:cs="Roboto" w:eastAsia="Roboto" w:hAnsi="Roboto"/>
          <w:color w:val="082029"/>
        </w:rPr>
      </w:pPr>
      <w:r w:rsidDel="00000000" w:rsidR="00000000" w:rsidRPr="00000000">
        <w:rPr>
          <w:rFonts w:ascii="Roboto" w:cs="Roboto" w:eastAsia="Roboto" w:hAnsi="Roboto"/>
          <w:b w:val="1"/>
          <w:bCs w:val="1"/>
          <w:color w:val="082029"/>
          <w:rtl w:val="0"/>
        </w:rPr>
        <w:t xml:space="preserve">Situation A:</w:t>
      </w:r>
      <w:r w:rsidDel="00000000" w:rsidR="00000000" w:rsidRPr="00000000">
        <w:rPr>
          <w:rFonts w:ascii="Roboto" w:cs="Roboto" w:eastAsia="Roboto" w:hAnsi="Roboto"/>
          <w:color w:val="082029"/>
          <w:rtl w:val="0"/>
        </w:rPr>
        <w:t xml:space="preserve"> </w:t>
      </w:r>
      <w:r w:rsidDel="00000000" w:rsidR="00000000" w:rsidRPr="00000000">
        <w:rPr>
          <w:rFonts w:ascii="Roboto" w:cs="Roboto" w:eastAsia="Roboto" w:hAnsi="Roboto"/>
          <w:color w:val="082029"/>
          <w:rtl w:val="0"/>
        </w:rPr>
        <w:t xml:space="preserve">You have frequently used task in Asana that includes other assignees and you currently duplicate this task…</w:t>
      </w:r>
    </w:p>
    <w:p w:rsidR="00000000" w:rsidDel="00000000" w:rsidP="00000000" w:rsidRDefault="00000000" w:rsidRPr="00000000" w14:paraId="00000188">
      <w:pPr>
        <w:numPr>
          <w:ilvl w:val="0"/>
          <w:numId w:val="14"/>
        </w:numPr>
        <w:shd w:fill="ffffff" w:val="clear"/>
        <w:spacing w:after="120" w:before="0" w:line="276" w:lineRule="auto"/>
        <w:ind w:left="720" w:hanging="360"/>
        <w:rPr>
          <w:color w:val="1d1c1d"/>
          <w:sz w:val="23"/>
          <w:szCs w:val="23"/>
        </w:rPr>
      </w:pPr>
      <w:r w:rsidDel="00000000" w:rsidR="00000000" w:rsidRPr="00000000">
        <w:rPr>
          <w:rFonts w:ascii="Roboto" w:cs="Roboto" w:eastAsia="Roboto" w:hAnsi="Roboto"/>
          <w:color w:val="082029"/>
          <w:rtl w:val="0"/>
        </w:rPr>
        <w:t xml:space="preserve">Review all tasks and subtasks to ensure they are necessary and effective. </w:t>
      </w:r>
    </w:p>
    <w:p w:rsidR="00000000" w:rsidDel="00000000" w:rsidP="00000000" w:rsidRDefault="00000000" w:rsidRPr="00000000" w14:paraId="00000189">
      <w:pPr>
        <w:numPr>
          <w:ilvl w:val="1"/>
          <w:numId w:val="14"/>
        </w:numPr>
        <w:shd w:fill="ffffff" w:val="clear"/>
        <w:spacing w:after="120" w:before="0" w:line="276" w:lineRule="auto"/>
        <w:ind w:left="1440" w:hanging="360"/>
        <w:rPr>
          <w:color w:val="1d1c1d"/>
          <w:sz w:val="23"/>
          <w:szCs w:val="23"/>
        </w:rPr>
      </w:pPr>
      <w:r w:rsidDel="00000000" w:rsidR="00000000" w:rsidRPr="00000000">
        <w:rPr>
          <w:rFonts w:ascii="Roboto" w:cs="Roboto" w:eastAsia="Roboto" w:hAnsi="Roboto"/>
          <w:color w:val="082029"/>
          <w:rtl w:val="0"/>
        </w:rPr>
        <w:t xml:space="preserve">Consult other assignees to ensure every task is covered, the process works for them. Confirm:</w:t>
      </w:r>
    </w:p>
    <w:p w:rsidR="00000000" w:rsidDel="00000000" w:rsidP="00000000" w:rsidRDefault="00000000" w:rsidRPr="00000000" w14:paraId="0000018A">
      <w:pPr>
        <w:numPr>
          <w:ilvl w:val="2"/>
          <w:numId w:val="14"/>
        </w:numPr>
        <w:shd w:fill="ffffff" w:val="clear"/>
        <w:spacing w:after="120" w:before="0" w:line="276" w:lineRule="auto"/>
        <w:ind w:left="2160" w:hanging="360"/>
        <w:rPr>
          <w:color w:val="1d1c1d"/>
          <w:sz w:val="23"/>
          <w:szCs w:val="23"/>
        </w:rPr>
      </w:pPr>
      <w:r w:rsidDel="00000000" w:rsidR="00000000" w:rsidRPr="00000000">
        <w:rPr>
          <w:rFonts w:ascii="Roboto" w:cs="Roboto" w:eastAsia="Roboto" w:hAnsi="Roboto"/>
          <w:color w:val="082029"/>
          <w:rtl w:val="0"/>
        </w:rPr>
        <w:t xml:space="preserve">Dependencies</w:t>
      </w:r>
    </w:p>
    <w:p w:rsidR="00000000" w:rsidDel="00000000" w:rsidP="00000000" w:rsidRDefault="00000000" w:rsidRPr="00000000" w14:paraId="0000018B">
      <w:pPr>
        <w:numPr>
          <w:ilvl w:val="2"/>
          <w:numId w:val="14"/>
        </w:numPr>
        <w:shd w:fill="ffffff" w:val="clear"/>
        <w:spacing w:after="120" w:before="0" w:line="276" w:lineRule="auto"/>
        <w:ind w:left="2160" w:hanging="360"/>
        <w:rPr>
          <w:color w:val="1d1c1d"/>
          <w:sz w:val="23"/>
          <w:szCs w:val="23"/>
        </w:rPr>
      </w:pPr>
      <w:r w:rsidDel="00000000" w:rsidR="00000000" w:rsidRPr="00000000">
        <w:rPr>
          <w:rFonts w:ascii="Roboto" w:cs="Roboto" w:eastAsia="Roboto" w:hAnsi="Roboto"/>
          <w:color w:val="082029"/>
          <w:rtl w:val="0"/>
        </w:rPr>
        <w:t xml:space="preserve">Turnaround times</w:t>
      </w:r>
    </w:p>
    <w:p w:rsidR="00000000" w:rsidDel="00000000" w:rsidP="00000000" w:rsidRDefault="00000000" w:rsidRPr="00000000" w14:paraId="0000018C">
      <w:pPr>
        <w:numPr>
          <w:ilvl w:val="2"/>
          <w:numId w:val="14"/>
        </w:numPr>
        <w:shd w:fill="ffffff" w:val="clear"/>
        <w:spacing w:after="120" w:before="0" w:line="276" w:lineRule="auto"/>
        <w:ind w:left="2160" w:hanging="360"/>
        <w:rPr>
          <w:color w:val="1d1c1d"/>
          <w:sz w:val="23"/>
          <w:szCs w:val="23"/>
        </w:rPr>
      </w:pPr>
      <w:r w:rsidDel="00000000" w:rsidR="00000000" w:rsidRPr="00000000">
        <w:rPr>
          <w:rFonts w:ascii="Roboto" w:cs="Roboto" w:eastAsia="Roboto" w:hAnsi="Roboto"/>
          <w:color w:val="082029"/>
          <w:rtl w:val="0"/>
        </w:rPr>
        <w:t xml:space="preserve">Description includes what’s needed to complete this task</w:t>
      </w:r>
    </w:p>
    <w:p w:rsidR="00000000" w:rsidDel="00000000" w:rsidP="00000000" w:rsidRDefault="00000000" w:rsidRPr="00000000" w14:paraId="0000018D">
      <w:pPr>
        <w:numPr>
          <w:ilvl w:val="0"/>
          <w:numId w:val="14"/>
        </w:numPr>
        <w:shd w:fill="ffffff" w:val="clear"/>
        <w:spacing w:after="120" w:before="0" w:line="276" w:lineRule="auto"/>
        <w:ind w:left="720" w:hanging="360"/>
        <w:rPr>
          <w:color w:val="1d1c1d"/>
          <w:sz w:val="23"/>
          <w:szCs w:val="23"/>
        </w:rPr>
      </w:pPr>
      <w:r w:rsidDel="00000000" w:rsidR="00000000" w:rsidRPr="00000000">
        <w:rPr>
          <w:rFonts w:ascii="Roboto" w:cs="Roboto" w:eastAsia="Roboto" w:hAnsi="Roboto"/>
          <w:color w:val="082029"/>
          <w:rtl w:val="0"/>
        </w:rPr>
        <w:t xml:space="preserve">Convert to project.</w:t>
      </w:r>
    </w:p>
    <w:p w:rsidR="00000000" w:rsidDel="00000000" w:rsidP="00000000" w:rsidRDefault="00000000" w:rsidRPr="00000000" w14:paraId="0000018E">
      <w:pPr>
        <w:numPr>
          <w:ilvl w:val="0"/>
          <w:numId w:val="14"/>
        </w:numPr>
        <w:shd w:fill="ffffff" w:val="clear"/>
        <w:spacing w:after="120" w:before="0" w:line="276" w:lineRule="auto"/>
        <w:ind w:left="720" w:hanging="360"/>
        <w:rPr>
          <w:color w:val="1d1c1d"/>
          <w:sz w:val="23"/>
          <w:szCs w:val="23"/>
        </w:rPr>
      </w:pPr>
      <w:r w:rsidDel="00000000" w:rsidR="00000000" w:rsidRPr="00000000">
        <w:rPr>
          <w:rFonts w:ascii="Roboto" w:cs="Roboto" w:eastAsia="Roboto" w:hAnsi="Roboto"/>
          <w:color w:val="082029"/>
          <w:rtl w:val="0"/>
        </w:rPr>
        <w:t xml:space="preserve">Review the project and ensure this is correct. </w:t>
      </w:r>
    </w:p>
    <w:p w:rsidR="00000000" w:rsidDel="00000000" w:rsidP="00000000" w:rsidRDefault="00000000" w:rsidRPr="00000000" w14:paraId="0000018F">
      <w:pPr>
        <w:numPr>
          <w:ilvl w:val="1"/>
          <w:numId w:val="14"/>
        </w:numPr>
        <w:shd w:fill="ffffff" w:val="clear"/>
        <w:spacing w:after="120" w:before="0" w:line="276" w:lineRule="auto"/>
        <w:ind w:left="1440" w:hanging="360"/>
        <w:rPr>
          <w:color w:val="1d1c1d"/>
          <w:sz w:val="23"/>
          <w:szCs w:val="23"/>
        </w:rPr>
      </w:pPr>
      <w:r w:rsidDel="00000000" w:rsidR="00000000" w:rsidRPr="00000000">
        <w:rPr>
          <w:rFonts w:ascii="Roboto" w:cs="Roboto" w:eastAsia="Roboto" w:hAnsi="Roboto"/>
          <w:color w:val="082029"/>
          <w:rtl w:val="0"/>
        </w:rPr>
        <w:t xml:space="preserve">Consider adding sections if it makes sense. The sections help keep the project organized and help with a board and list view and understand where a task is. </w:t>
      </w:r>
    </w:p>
    <w:p w:rsidR="00000000" w:rsidDel="00000000" w:rsidP="00000000" w:rsidRDefault="00000000" w:rsidRPr="00000000" w14:paraId="00000190">
      <w:pPr>
        <w:numPr>
          <w:ilvl w:val="0"/>
          <w:numId w:val="14"/>
        </w:numPr>
        <w:shd w:fill="ffffff" w:val="clear"/>
        <w:spacing w:after="120" w:before="0" w:line="276" w:lineRule="auto"/>
        <w:ind w:left="720" w:hanging="360"/>
        <w:rPr>
          <w:color w:val="1d1c1d"/>
          <w:sz w:val="23"/>
          <w:szCs w:val="23"/>
        </w:rPr>
      </w:pPr>
      <w:r w:rsidDel="00000000" w:rsidR="00000000" w:rsidRPr="00000000">
        <w:rPr>
          <w:rFonts w:ascii="Roboto" w:cs="Roboto" w:eastAsia="Roboto" w:hAnsi="Roboto"/>
          <w:color w:val="082029"/>
          <w:rtl w:val="0"/>
        </w:rPr>
        <w:t xml:space="preserve">Once your project is complete, you save it as a template.</w:t>
      </w:r>
    </w:p>
    <w:p w:rsidR="00000000" w:rsidDel="00000000" w:rsidP="00000000" w:rsidRDefault="00000000" w:rsidRPr="00000000" w14:paraId="00000191">
      <w:pPr>
        <w:shd w:fill="ffffff" w:val="clear"/>
        <w:spacing w:after="120" w:before="0" w:line="276" w:lineRule="auto"/>
        <w:rPr>
          <w:color w:val="1d1c1d"/>
          <w:sz w:val="23"/>
          <w:szCs w:val="23"/>
        </w:rPr>
      </w:pPr>
      <w:r w:rsidDel="00000000" w:rsidR="00000000" w:rsidRPr="00000000">
        <w:rPr>
          <w:rtl w:val="0"/>
        </w:rPr>
      </w:r>
    </w:p>
    <w:p w:rsidR="00000000" w:rsidDel="00000000" w:rsidP="00000000" w:rsidRDefault="00000000" w:rsidRPr="00000000" w14:paraId="00000192">
      <w:pPr>
        <w:shd w:fill="ffffff" w:val="clear"/>
        <w:spacing w:after="120" w:before="0" w:line="276" w:lineRule="auto"/>
        <w:rPr>
          <w:rFonts w:ascii="Roboto" w:cs="Roboto" w:eastAsia="Roboto" w:hAnsi="Roboto"/>
          <w:color w:val="082029"/>
        </w:rPr>
      </w:pPr>
      <w:r w:rsidDel="00000000" w:rsidR="00000000" w:rsidRPr="00000000">
        <w:rPr>
          <w:rFonts w:ascii="Roboto" w:cs="Roboto" w:eastAsia="Roboto" w:hAnsi="Roboto"/>
          <w:b w:val="1"/>
          <w:bCs w:val="1"/>
          <w:color w:val="082029"/>
          <w:rtl w:val="0"/>
        </w:rPr>
        <w:t xml:space="preserve">Situation B:</w:t>
      </w:r>
      <w:r w:rsidDel="00000000" w:rsidR="00000000" w:rsidRPr="00000000">
        <w:rPr>
          <w:rFonts w:ascii="Roboto" w:cs="Roboto" w:eastAsia="Roboto" w:hAnsi="Roboto"/>
          <w:color w:val="082029"/>
          <w:rtl w:val="0"/>
        </w:rPr>
        <w:t xml:space="preserve"> You do not have a task setup in Asana yet.</w:t>
      </w:r>
    </w:p>
    <w:p w:rsidR="00000000" w:rsidDel="00000000" w:rsidP="00000000" w:rsidRDefault="00000000" w:rsidRPr="00000000" w14:paraId="00000193">
      <w:pPr>
        <w:numPr>
          <w:ilvl w:val="0"/>
          <w:numId w:val="9"/>
        </w:numPr>
        <w:shd w:fill="ffffff" w:val="clear"/>
        <w:spacing w:after="120" w:before="0" w:line="276" w:lineRule="auto"/>
        <w:ind w:left="720" w:hanging="360"/>
        <w:rPr>
          <w:color w:val="1d1c1d"/>
          <w:sz w:val="23"/>
          <w:szCs w:val="23"/>
        </w:rPr>
      </w:pPr>
      <w:r w:rsidDel="00000000" w:rsidR="00000000" w:rsidRPr="00000000">
        <w:rPr>
          <w:rFonts w:ascii="Roboto" w:cs="Roboto" w:eastAsia="Roboto" w:hAnsi="Roboto"/>
          <w:color w:val="082029"/>
          <w:rtl w:val="0"/>
        </w:rPr>
        <w:t xml:space="preserve">List out all the tasks, subtasks and owners.</w:t>
      </w:r>
    </w:p>
    <w:p w:rsidR="00000000" w:rsidDel="00000000" w:rsidP="00000000" w:rsidRDefault="00000000" w:rsidRPr="00000000" w14:paraId="00000194">
      <w:pPr>
        <w:numPr>
          <w:ilvl w:val="0"/>
          <w:numId w:val="9"/>
        </w:numPr>
        <w:shd w:fill="ffffff" w:val="clear"/>
        <w:spacing w:after="120" w:before="0" w:line="276" w:lineRule="auto"/>
        <w:ind w:left="720" w:hanging="360"/>
        <w:rPr>
          <w:color w:val="1d1c1d"/>
          <w:sz w:val="23"/>
          <w:szCs w:val="23"/>
        </w:rPr>
      </w:pPr>
      <w:r w:rsidDel="00000000" w:rsidR="00000000" w:rsidRPr="00000000">
        <w:rPr>
          <w:rFonts w:ascii="Roboto" w:cs="Roboto" w:eastAsia="Roboto" w:hAnsi="Roboto"/>
          <w:color w:val="082029"/>
          <w:rtl w:val="0"/>
        </w:rPr>
        <w:t xml:space="preserve">Connect with task owners and confirm the following:</w:t>
      </w:r>
    </w:p>
    <w:p w:rsidR="00000000" w:rsidDel="00000000" w:rsidP="00000000" w:rsidRDefault="00000000" w:rsidRPr="00000000" w14:paraId="00000195">
      <w:pPr>
        <w:numPr>
          <w:ilvl w:val="1"/>
          <w:numId w:val="9"/>
        </w:numPr>
        <w:shd w:fill="ffffff" w:val="clear"/>
        <w:spacing w:after="120" w:before="0" w:line="276" w:lineRule="auto"/>
        <w:ind w:left="1440" w:hanging="360"/>
        <w:rPr>
          <w:color w:val="1d1c1d"/>
          <w:sz w:val="23"/>
          <w:szCs w:val="23"/>
        </w:rPr>
      </w:pPr>
      <w:r w:rsidDel="00000000" w:rsidR="00000000" w:rsidRPr="00000000">
        <w:rPr>
          <w:rFonts w:ascii="Roboto" w:cs="Roboto" w:eastAsia="Roboto" w:hAnsi="Roboto"/>
          <w:color w:val="082029"/>
          <w:rtl w:val="0"/>
        </w:rPr>
        <w:t xml:space="preserve">Tasks are correct, properly named and in order</w:t>
      </w:r>
    </w:p>
    <w:p w:rsidR="00000000" w:rsidDel="00000000" w:rsidP="00000000" w:rsidRDefault="00000000" w:rsidRPr="00000000" w14:paraId="00000196">
      <w:pPr>
        <w:numPr>
          <w:ilvl w:val="1"/>
          <w:numId w:val="9"/>
        </w:numPr>
        <w:shd w:fill="ffffff" w:val="clear"/>
        <w:spacing w:after="120" w:before="0" w:line="276" w:lineRule="auto"/>
        <w:ind w:left="1440" w:hanging="360"/>
        <w:rPr>
          <w:color w:val="1d1c1d"/>
          <w:sz w:val="23"/>
          <w:szCs w:val="23"/>
        </w:rPr>
      </w:pPr>
      <w:r w:rsidDel="00000000" w:rsidR="00000000" w:rsidRPr="00000000">
        <w:rPr>
          <w:rFonts w:ascii="Roboto" w:cs="Roboto" w:eastAsia="Roboto" w:hAnsi="Roboto"/>
          <w:color w:val="082029"/>
          <w:rtl w:val="0"/>
        </w:rPr>
        <w:t xml:space="preserve">Dependencies are setup and correct</w:t>
      </w:r>
    </w:p>
    <w:p w:rsidR="00000000" w:rsidDel="00000000" w:rsidP="00000000" w:rsidRDefault="00000000" w:rsidRPr="00000000" w14:paraId="00000197">
      <w:pPr>
        <w:numPr>
          <w:ilvl w:val="1"/>
          <w:numId w:val="9"/>
        </w:numPr>
        <w:shd w:fill="ffffff" w:val="clear"/>
        <w:spacing w:after="120" w:before="0" w:line="276" w:lineRule="auto"/>
        <w:ind w:left="1440" w:hanging="360"/>
        <w:rPr>
          <w:color w:val="1d1c1d"/>
          <w:sz w:val="23"/>
          <w:szCs w:val="23"/>
        </w:rPr>
      </w:pPr>
      <w:r w:rsidDel="00000000" w:rsidR="00000000" w:rsidRPr="00000000">
        <w:rPr>
          <w:rFonts w:ascii="Roboto" w:cs="Roboto" w:eastAsia="Roboto" w:hAnsi="Roboto"/>
          <w:color w:val="082029"/>
          <w:rtl w:val="0"/>
        </w:rPr>
        <w:t xml:space="preserve">Turnaround times</w:t>
      </w:r>
    </w:p>
    <w:p w:rsidR="00000000" w:rsidDel="00000000" w:rsidP="00000000" w:rsidRDefault="00000000" w:rsidRPr="00000000" w14:paraId="00000198">
      <w:pPr>
        <w:numPr>
          <w:ilvl w:val="1"/>
          <w:numId w:val="9"/>
        </w:numPr>
        <w:shd w:fill="ffffff" w:val="clear"/>
        <w:spacing w:after="120" w:before="0" w:line="276" w:lineRule="auto"/>
        <w:ind w:left="1440" w:hanging="360"/>
        <w:rPr>
          <w:color w:val="1d1c1d"/>
          <w:sz w:val="23"/>
          <w:szCs w:val="23"/>
        </w:rPr>
      </w:pPr>
      <w:r w:rsidDel="00000000" w:rsidR="00000000" w:rsidRPr="00000000">
        <w:rPr>
          <w:rFonts w:ascii="Roboto" w:cs="Roboto" w:eastAsia="Roboto" w:hAnsi="Roboto"/>
          <w:color w:val="082029"/>
          <w:rtl w:val="0"/>
        </w:rPr>
        <w:t xml:space="preserve">Description includes what’s needed to complete this task</w:t>
      </w:r>
    </w:p>
    <w:p w:rsidR="00000000" w:rsidDel="00000000" w:rsidP="00000000" w:rsidRDefault="00000000" w:rsidRPr="00000000" w14:paraId="00000199">
      <w:pPr>
        <w:numPr>
          <w:ilvl w:val="0"/>
          <w:numId w:val="9"/>
        </w:numPr>
        <w:shd w:fill="ffffff" w:val="clear"/>
        <w:spacing w:after="120" w:before="0" w:line="276" w:lineRule="auto"/>
        <w:ind w:left="720" w:hanging="360"/>
        <w:rPr>
          <w:color w:val="1d1c1d"/>
          <w:sz w:val="23"/>
          <w:szCs w:val="23"/>
        </w:rPr>
      </w:pPr>
      <w:r w:rsidDel="00000000" w:rsidR="00000000" w:rsidRPr="00000000">
        <w:rPr>
          <w:rFonts w:ascii="Roboto" w:cs="Roboto" w:eastAsia="Roboto" w:hAnsi="Roboto"/>
          <w:color w:val="082029"/>
          <w:rtl w:val="0"/>
        </w:rPr>
        <w:t xml:space="preserve">Create a project template in Asana using the information you put together. </w:t>
        <w:br w:type="textWrapping"/>
      </w:r>
      <w:r w:rsidDel="00000000" w:rsidR="00000000" w:rsidRPr="00000000">
        <w:rPr>
          <w:rtl w:val="0"/>
        </w:rPr>
      </w:r>
    </w:p>
    <w:tbl>
      <w:tblPr>
        <w:tblStyle w:val="Table6"/>
        <w:tblpPr w:leftFromText="180" w:rightFromText="180" w:topFromText="0" w:bottomFromText="0" w:vertAnchor="text" w:horzAnchor="text" w:tblpX="-6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4320"/>
        <w:tblGridChange w:id="0">
          <w:tblGrid>
            <w:gridCol w:w="5040"/>
            <w:gridCol w:w="4320"/>
          </w:tblGrid>
        </w:tblGridChange>
      </w:tblGrid>
      <w:tr>
        <w:trPr>
          <w:cantSplit w:val="0"/>
          <w:trHeight w:val="2325" w:hRule="atLeast"/>
          <w:tblHeader w:val="0"/>
        </w:trPr>
        <w:tc>
          <w:tcPr>
            <w:vAlign w:val="center"/>
          </w:tcPr>
          <w:p w:rsidR="00000000" w:rsidDel="00000000" w:rsidP="00000000" w:rsidRDefault="00000000" w:rsidRPr="00000000" w14:paraId="0000019A">
            <w:pPr>
              <w:shd w:fill="ffffff" w:val="clear"/>
              <w:jc w:val="center"/>
              <w:rPr>
                <w:color w:val="666666"/>
                <w:sz w:val="24"/>
                <w:szCs w:val="24"/>
              </w:rPr>
            </w:pPr>
            <w:hyperlink r:id="rId50">
              <w:r w:rsidDel="00000000" w:rsidR="00000000" w:rsidRPr="00000000">
                <w:rPr>
                  <w:b w:val="1"/>
                  <w:bCs w:val="1"/>
                  <w:color w:val="006170"/>
                  <w:sz w:val="23"/>
                  <w:szCs w:val="23"/>
                  <w:u w:val="single"/>
                  <w:rtl w:val="0"/>
                </w:rPr>
                <w:t xml:space="preserve">Video tutorial</w:t>
              </w:r>
            </w:hyperlink>
            <w:r w:rsidDel="00000000" w:rsidR="00000000" w:rsidRPr="00000000">
              <w:rPr>
                <w:rtl w:val="0"/>
              </w:rPr>
            </w:r>
          </w:p>
        </w:tc>
        <w:tc>
          <w:tcPr>
            <w:shd w:fill="082029" w:val="clear"/>
            <w:vAlign w:val="center"/>
          </w:tcPr>
          <w:p w:rsidR="00000000" w:rsidDel="00000000" w:rsidP="00000000" w:rsidRDefault="00000000" w:rsidRPr="00000000" w14:paraId="0000019B">
            <w:pPr>
              <w:widowControl w:val="0"/>
              <w:spacing w:after="0" w:line="240" w:lineRule="auto"/>
              <w:rPr>
                <w:color w:val="666666"/>
                <w:sz w:val="24"/>
                <w:szCs w:val="24"/>
              </w:rPr>
            </w:pPr>
            <w:hyperlink r:id="rId51">
              <w:r w:rsidDel="00000000" w:rsidR="00000000" w:rsidRPr="00000000">
                <w:rPr>
                  <w:color w:val="1155cc"/>
                  <w:sz w:val="24"/>
                  <w:szCs w:val="24"/>
                  <w:u w:val="single"/>
                </w:rPr>
                <w:drawing>
                  <wp:inline distB="114300" distT="114300" distL="114300" distR="114300">
                    <wp:extent cx="2594034" cy="1453335"/>
                    <wp:effectExtent b="0" l="0" r="0" t="0"/>
                    <wp:docPr id="6" name="image12.jpg"/>
                    <a:graphic>
                      <a:graphicData uri="http://schemas.openxmlformats.org/drawingml/2006/picture">
                        <pic:pic>
                          <pic:nvPicPr>
                            <pic:cNvPr id="0" name="image12.jpg"/>
                            <pic:cNvPicPr preferRelativeResize="0"/>
                          </pic:nvPicPr>
                          <pic:blipFill>
                            <a:blip r:embed="rId52"/>
                            <a:srcRect b="15" l="0" r="0" t="15"/>
                            <a:stretch>
                              <a:fillRect/>
                            </a:stretch>
                          </pic:blipFill>
                          <pic:spPr>
                            <a:xfrm>
                              <a:off x="0" y="0"/>
                              <a:ext cx="2594034" cy="1453335"/>
                            </a:xfrm>
                            <a:prstGeom prst="rect"/>
                            <a:ln/>
                          </pic:spPr>
                        </pic:pic>
                      </a:graphicData>
                    </a:graphic>
                  </wp:inline>
                </w:drawing>
              </w:r>
            </w:hyperlink>
            <w:r w:rsidDel="00000000" w:rsidR="00000000" w:rsidRPr="00000000">
              <w:rPr>
                <w:rtl w:val="0"/>
              </w:rPr>
            </w:r>
          </w:p>
        </w:tc>
      </w:tr>
    </w:tbl>
    <w:p w:rsidR="00000000" w:rsidDel="00000000" w:rsidP="00000000" w:rsidRDefault="00000000" w:rsidRPr="00000000" w14:paraId="0000019C">
      <w:pPr>
        <w:pStyle w:val="Heading3"/>
        <w:keepNext w:val="0"/>
        <w:keepLines w:val="0"/>
        <w:spacing w:after="120" w:before="0" w:lineRule="auto"/>
        <w:rPr/>
      </w:pPr>
      <w:bookmarkStart w:colFirst="0" w:colLast="0" w:name="_sbiipe6j04jj" w:id="47"/>
      <w:bookmarkEnd w:id="47"/>
      <w:r w:rsidDel="00000000" w:rsidR="00000000" w:rsidRPr="00000000">
        <w:rPr>
          <w:rtl w:val="0"/>
        </w:rPr>
        <w:t xml:space="preserve">Portfolio structure</w:t>
      </w:r>
    </w:p>
    <w:p w:rsidR="00000000" w:rsidDel="00000000" w:rsidP="00000000" w:rsidRDefault="00000000" w:rsidRPr="00000000" w14:paraId="0000019D">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Campaigns and product launches must be organized using the following hierarchy:</w:t>
      </w:r>
    </w:p>
    <w:p w:rsidR="00000000" w:rsidDel="00000000" w:rsidP="00000000" w:rsidRDefault="00000000" w:rsidRPr="00000000" w14:paraId="0000019E">
      <w:pPr>
        <w:spacing w:after="120" w:before="0" w:line="276" w:lineRule="auto"/>
        <w:rPr>
          <w:b w:val="1"/>
          <w:bCs w:val="1"/>
          <w:color w:val="e24650"/>
        </w:rPr>
      </w:pPr>
      <w:hyperlink r:id="rId53">
        <w:r w:rsidDel="00000000" w:rsidR="00000000" w:rsidRPr="00000000">
          <w:rPr>
            <w:b w:val="1"/>
            <w:bCs w:val="1"/>
            <w:color w:val="e24650"/>
            <w:u w:val="single"/>
            <w:rtl w:val="0"/>
          </w:rPr>
          <w:t xml:space="preserve">2026 Marketing portfolio</w:t>
        </w:r>
      </w:hyperlink>
      <w:r w:rsidDel="00000000" w:rsidR="00000000" w:rsidRPr="00000000">
        <w:rPr>
          <w:rtl w:val="0"/>
        </w:rPr>
      </w:r>
    </w:p>
    <w:p w:rsidR="00000000" w:rsidDel="00000000" w:rsidP="00000000" w:rsidRDefault="00000000" w:rsidRPr="00000000" w14:paraId="0000019F">
      <w:pPr>
        <w:spacing w:after="120" w:before="0" w:line="276" w:lineRule="auto"/>
        <w:rPr>
          <w:color w:val="e24650"/>
        </w:rPr>
      </w:pPr>
      <w:r w:rsidDel="00000000" w:rsidR="00000000" w:rsidRPr="00000000">
        <w:rPr>
          <w:rFonts w:ascii="Arial Unicode MS" w:cs="Arial Unicode MS" w:eastAsia="Arial Unicode MS" w:hAnsi="Arial Unicode MS"/>
          <w:color w:val="e24650"/>
          <w:rtl w:val="0"/>
        </w:rPr>
        <w:t xml:space="preserve">└──&gt; Campaign theme portfolio</w:t>
      </w:r>
    </w:p>
    <w:p w:rsidR="00000000" w:rsidDel="00000000" w:rsidP="00000000" w:rsidRDefault="00000000" w:rsidRPr="00000000" w14:paraId="000001A0">
      <w:pPr>
        <w:spacing w:after="120" w:before="0" w:line="276" w:lineRule="auto"/>
        <w:ind w:firstLine="720"/>
        <w:rPr>
          <w:color w:val="e24650"/>
        </w:rPr>
      </w:pPr>
      <w:r w:rsidDel="00000000" w:rsidR="00000000" w:rsidRPr="00000000">
        <w:rPr>
          <w:rFonts w:ascii="Arial Unicode MS" w:cs="Arial Unicode MS" w:eastAsia="Arial Unicode MS" w:hAnsi="Arial Unicode MS"/>
          <w:color w:val="e24650"/>
          <w:rtl w:val="0"/>
        </w:rPr>
        <w:t xml:space="preserve">└──&gt; Campaign portfolio</w:t>
      </w:r>
    </w:p>
    <w:p w:rsidR="00000000" w:rsidDel="00000000" w:rsidP="00000000" w:rsidRDefault="00000000" w:rsidRPr="00000000" w14:paraId="000001A1">
      <w:pPr>
        <w:spacing w:after="120" w:before="0" w:line="276" w:lineRule="auto"/>
        <w:ind w:left="720" w:firstLine="720"/>
        <w:rPr>
          <w:color w:val="e24650"/>
        </w:rPr>
      </w:pPr>
      <w:r w:rsidDel="00000000" w:rsidR="00000000" w:rsidRPr="00000000">
        <w:rPr>
          <w:rFonts w:ascii="Arial Unicode MS" w:cs="Arial Unicode MS" w:eastAsia="Arial Unicode MS" w:hAnsi="Arial Unicode MS"/>
          <w:color w:val="e24650"/>
          <w:rtl w:val="0"/>
        </w:rPr>
        <w:t xml:space="preserve">└─-&gt; Content projects</w:t>
      </w:r>
    </w:p>
    <w:p w:rsidR="00000000" w:rsidDel="00000000" w:rsidP="00000000" w:rsidRDefault="00000000" w:rsidRPr="00000000" w14:paraId="000001A2">
      <w:pPr>
        <w:spacing w:after="120" w:before="0" w:line="276" w:lineRule="auto"/>
        <w:ind w:left="720" w:firstLine="720"/>
        <w:rPr>
          <w:b w:val="1"/>
          <w:bCs w:val="1"/>
          <w:color w:val="e24650"/>
        </w:rPr>
      </w:pPr>
      <w:r w:rsidDel="00000000" w:rsidR="00000000" w:rsidRPr="00000000">
        <w:rPr>
          <w:rtl w:val="0"/>
        </w:rPr>
      </w:r>
    </w:p>
    <w:p w:rsidR="00000000" w:rsidDel="00000000" w:rsidP="00000000" w:rsidRDefault="00000000" w:rsidRPr="00000000" w14:paraId="000001A3">
      <w:pPr>
        <w:spacing w:after="120" w:before="0" w:line="276" w:lineRule="auto"/>
        <w:ind w:left="720" w:firstLine="0"/>
        <w:rPr>
          <w:b w:val="1"/>
          <w:bCs w:val="1"/>
          <w:color w:val="e24650"/>
        </w:rPr>
      </w:pPr>
      <w:r w:rsidDel="00000000" w:rsidR="00000000" w:rsidRPr="00000000">
        <w:rPr>
          <w:rtl w:val="0"/>
        </w:rPr>
      </w:r>
    </w:p>
    <w:p w:rsidR="00000000" w:rsidDel="00000000" w:rsidP="00000000" w:rsidRDefault="00000000" w:rsidRPr="00000000" w14:paraId="000001A4">
      <w:pPr>
        <w:pStyle w:val="Heading2"/>
        <w:rPr/>
      </w:pPr>
      <w:bookmarkStart w:colFirst="0" w:colLast="0" w:name="_fgxclyq6ytmk" w:id="48"/>
      <w:bookmarkEnd w:id="48"/>
      <w:r w:rsidDel="00000000" w:rsidR="00000000" w:rsidRPr="00000000">
        <w:rPr>
          <w:rtl w:val="0"/>
        </w:rPr>
        <w:t xml:space="preserve">Working team established</w:t>
      </w:r>
    </w:p>
    <w:p w:rsidR="00000000" w:rsidDel="00000000" w:rsidP="00000000" w:rsidRDefault="00000000" w:rsidRPr="00000000" w14:paraId="000001A5">
      <w:pPr>
        <w:spacing w:after="120" w:before="0" w:line="276" w:lineRule="auto"/>
        <w:rPr>
          <w:rFonts w:ascii="Roboto" w:cs="Roboto" w:eastAsia="Roboto" w:hAnsi="Roboto"/>
          <w:color w:val="082029"/>
        </w:rPr>
      </w:pPr>
      <w:r w:rsidDel="00000000" w:rsidR="00000000" w:rsidRPr="00000000">
        <w:rPr>
          <w:b w:val="1"/>
          <w:bCs w:val="1"/>
          <w:color w:val="082029"/>
          <w:rtl w:val="0"/>
        </w:rPr>
        <w:t xml:space="preserve">Owner: Campaign manager</w:t>
      </w:r>
      <w:r w:rsidDel="00000000" w:rsidR="00000000" w:rsidRPr="00000000">
        <w:rPr>
          <w:rtl w:val="0"/>
        </w:rPr>
      </w:r>
    </w:p>
    <w:p w:rsidR="00000000" w:rsidDel="00000000" w:rsidP="00000000" w:rsidRDefault="00000000" w:rsidRPr="00000000" w14:paraId="000001A6">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Identify lead team members to support key areas throughout the campaign, including:</w:t>
      </w:r>
      <w:r w:rsidDel="00000000" w:rsidR="00000000" w:rsidRPr="00000000">
        <w:rPr>
          <w:rtl w:val="0"/>
        </w:rPr>
      </w:r>
    </w:p>
    <w:p w:rsidR="00000000" w:rsidDel="00000000" w:rsidP="00000000" w:rsidRDefault="00000000" w:rsidRPr="00000000" w14:paraId="000001A7">
      <w:pPr>
        <w:numPr>
          <w:ilvl w:val="0"/>
          <w:numId w:val="26"/>
        </w:numPr>
        <w:spacing w:after="120" w:before="0" w:line="276" w:lineRule="auto"/>
        <w:ind w:left="720" w:hanging="360"/>
        <w:rPr>
          <w:rFonts w:ascii="Roboto" w:cs="Roboto" w:eastAsia="Roboto" w:hAnsi="Roboto"/>
          <w:sz w:val="20"/>
          <w:szCs w:val="20"/>
        </w:rPr>
      </w:pPr>
      <w:r w:rsidDel="00000000" w:rsidR="00000000" w:rsidRPr="00000000">
        <w:rPr>
          <w:rFonts w:ascii="Roboto" w:cs="Roboto" w:eastAsia="Roboto" w:hAnsi="Roboto"/>
          <w:color w:val="082029"/>
          <w:rtl w:val="0"/>
        </w:rPr>
        <w:t xml:space="preserve">Product Marketing</w:t>
      </w:r>
    </w:p>
    <w:p w:rsidR="00000000" w:rsidDel="00000000" w:rsidP="00000000" w:rsidRDefault="00000000" w:rsidRPr="00000000" w14:paraId="000001A8">
      <w:pPr>
        <w:numPr>
          <w:ilvl w:val="0"/>
          <w:numId w:val="26"/>
        </w:numPr>
        <w:spacing w:after="120" w:before="0" w:line="276" w:lineRule="auto"/>
        <w:ind w:left="720" w:hanging="360"/>
        <w:rPr>
          <w:rFonts w:ascii="Roboto" w:cs="Roboto" w:eastAsia="Roboto" w:hAnsi="Roboto"/>
          <w:sz w:val="20"/>
          <w:szCs w:val="20"/>
        </w:rPr>
      </w:pPr>
      <w:r w:rsidDel="00000000" w:rsidR="00000000" w:rsidRPr="00000000">
        <w:rPr>
          <w:rFonts w:ascii="Roboto" w:cs="Roboto" w:eastAsia="Roboto" w:hAnsi="Roboto"/>
          <w:color w:val="082029"/>
          <w:rtl w:val="0"/>
        </w:rPr>
        <w:t xml:space="preserve">SEO/GEO</w:t>
      </w:r>
    </w:p>
    <w:p w:rsidR="00000000" w:rsidDel="00000000" w:rsidP="00000000" w:rsidRDefault="00000000" w:rsidRPr="00000000" w14:paraId="000001A9">
      <w:pPr>
        <w:numPr>
          <w:ilvl w:val="0"/>
          <w:numId w:val="26"/>
        </w:numPr>
        <w:spacing w:after="120" w:before="0" w:line="276" w:lineRule="auto"/>
        <w:ind w:left="720" w:hanging="360"/>
        <w:rPr>
          <w:rFonts w:ascii="Roboto" w:cs="Roboto" w:eastAsia="Roboto" w:hAnsi="Roboto"/>
          <w:sz w:val="20"/>
          <w:szCs w:val="20"/>
        </w:rPr>
      </w:pPr>
      <w:r w:rsidDel="00000000" w:rsidR="00000000" w:rsidRPr="00000000">
        <w:rPr>
          <w:rFonts w:ascii="Roboto" w:cs="Roboto" w:eastAsia="Roboto" w:hAnsi="Roboto"/>
          <w:color w:val="082029"/>
          <w:rtl w:val="0"/>
        </w:rPr>
        <w:t xml:space="preserve">Content</w:t>
      </w:r>
    </w:p>
    <w:p w:rsidR="00000000" w:rsidDel="00000000" w:rsidP="00000000" w:rsidRDefault="00000000" w:rsidRPr="00000000" w14:paraId="000001AA">
      <w:pPr>
        <w:numPr>
          <w:ilvl w:val="0"/>
          <w:numId w:val="26"/>
        </w:numPr>
        <w:spacing w:after="120" w:before="0" w:line="276" w:lineRule="auto"/>
        <w:ind w:left="720" w:hanging="360"/>
        <w:rPr>
          <w:rFonts w:ascii="Roboto" w:cs="Roboto" w:eastAsia="Roboto" w:hAnsi="Roboto"/>
          <w:sz w:val="20"/>
          <w:szCs w:val="20"/>
        </w:rPr>
      </w:pPr>
      <w:r w:rsidDel="00000000" w:rsidR="00000000" w:rsidRPr="00000000">
        <w:rPr>
          <w:rFonts w:ascii="Roboto" w:cs="Roboto" w:eastAsia="Roboto" w:hAnsi="Roboto"/>
          <w:color w:val="082029"/>
          <w:rtl w:val="0"/>
        </w:rPr>
        <w:t xml:space="preserve">Design</w:t>
      </w:r>
    </w:p>
    <w:p w:rsidR="00000000" w:rsidDel="00000000" w:rsidP="00000000" w:rsidRDefault="00000000" w:rsidRPr="00000000" w14:paraId="000001AB">
      <w:pPr>
        <w:numPr>
          <w:ilvl w:val="0"/>
          <w:numId w:val="26"/>
        </w:numPr>
        <w:spacing w:after="120" w:before="0" w:line="276" w:lineRule="auto"/>
        <w:ind w:left="720" w:hanging="360"/>
        <w:rPr>
          <w:rFonts w:ascii="Roboto" w:cs="Roboto" w:eastAsia="Roboto" w:hAnsi="Roboto"/>
          <w:sz w:val="20"/>
          <w:szCs w:val="20"/>
          <w:u w:val="none"/>
        </w:rPr>
      </w:pPr>
      <w:r w:rsidDel="00000000" w:rsidR="00000000" w:rsidRPr="00000000">
        <w:rPr>
          <w:rFonts w:ascii="Roboto" w:cs="Roboto" w:eastAsia="Roboto" w:hAnsi="Roboto"/>
          <w:color w:val="082029"/>
          <w:rtl w:val="0"/>
        </w:rPr>
        <w:t xml:space="preserve">Web</w:t>
      </w:r>
    </w:p>
    <w:p w:rsidR="00000000" w:rsidDel="00000000" w:rsidP="00000000" w:rsidRDefault="00000000" w:rsidRPr="00000000" w14:paraId="000001AC">
      <w:pPr>
        <w:numPr>
          <w:ilvl w:val="0"/>
          <w:numId w:val="26"/>
        </w:numPr>
        <w:spacing w:after="120" w:before="0" w:line="276" w:lineRule="auto"/>
        <w:ind w:left="720" w:hanging="360"/>
        <w:rPr>
          <w:rFonts w:ascii="Roboto" w:cs="Roboto" w:eastAsia="Roboto" w:hAnsi="Roboto"/>
          <w:sz w:val="20"/>
          <w:szCs w:val="20"/>
        </w:rPr>
      </w:pPr>
      <w:r w:rsidDel="00000000" w:rsidR="00000000" w:rsidRPr="00000000">
        <w:rPr>
          <w:rFonts w:ascii="Roboto" w:cs="Roboto" w:eastAsia="Roboto" w:hAnsi="Roboto"/>
          <w:color w:val="082029"/>
          <w:rtl w:val="0"/>
        </w:rPr>
        <w:t xml:space="preserve">Social</w:t>
      </w:r>
    </w:p>
    <w:p w:rsidR="00000000" w:rsidDel="00000000" w:rsidP="00000000" w:rsidRDefault="00000000" w:rsidRPr="00000000" w14:paraId="000001AD">
      <w:pPr>
        <w:numPr>
          <w:ilvl w:val="0"/>
          <w:numId w:val="26"/>
        </w:numPr>
        <w:spacing w:after="120" w:before="0" w:line="276" w:lineRule="auto"/>
        <w:ind w:left="720" w:hanging="360"/>
        <w:rPr>
          <w:rFonts w:ascii="Roboto" w:cs="Roboto" w:eastAsia="Roboto" w:hAnsi="Roboto"/>
          <w:sz w:val="20"/>
          <w:szCs w:val="20"/>
        </w:rPr>
      </w:pPr>
      <w:r w:rsidDel="00000000" w:rsidR="00000000" w:rsidRPr="00000000">
        <w:rPr>
          <w:rFonts w:ascii="Roboto" w:cs="Roboto" w:eastAsia="Roboto" w:hAnsi="Roboto"/>
          <w:color w:val="082029"/>
          <w:rtl w:val="0"/>
        </w:rPr>
        <w:t xml:space="preserve">Customer Marketing</w:t>
      </w:r>
    </w:p>
    <w:p w:rsidR="00000000" w:rsidDel="00000000" w:rsidP="00000000" w:rsidRDefault="00000000" w:rsidRPr="00000000" w14:paraId="000001AE">
      <w:pPr>
        <w:numPr>
          <w:ilvl w:val="0"/>
          <w:numId w:val="26"/>
        </w:numPr>
        <w:spacing w:after="120" w:before="0" w:line="276" w:lineRule="auto"/>
        <w:ind w:left="720" w:hanging="360"/>
        <w:rPr>
          <w:rFonts w:ascii="Roboto" w:cs="Roboto" w:eastAsia="Roboto" w:hAnsi="Roboto"/>
          <w:sz w:val="20"/>
          <w:szCs w:val="20"/>
        </w:rPr>
      </w:pPr>
      <w:r w:rsidDel="00000000" w:rsidR="00000000" w:rsidRPr="00000000">
        <w:rPr>
          <w:rFonts w:ascii="Roboto" w:cs="Roboto" w:eastAsia="Roboto" w:hAnsi="Roboto"/>
          <w:color w:val="082029"/>
          <w:rtl w:val="0"/>
        </w:rPr>
        <w:t xml:space="preserve">Paid</w:t>
      </w:r>
    </w:p>
    <w:p w:rsidR="00000000" w:rsidDel="00000000" w:rsidP="00000000" w:rsidRDefault="00000000" w:rsidRPr="00000000" w14:paraId="000001AF">
      <w:pPr>
        <w:numPr>
          <w:ilvl w:val="0"/>
          <w:numId w:val="26"/>
        </w:numPr>
        <w:spacing w:after="120" w:before="0" w:line="276" w:lineRule="auto"/>
        <w:ind w:left="720" w:hanging="360"/>
        <w:rPr>
          <w:rFonts w:ascii="Roboto" w:cs="Roboto" w:eastAsia="Roboto" w:hAnsi="Roboto"/>
          <w:sz w:val="20"/>
          <w:szCs w:val="20"/>
        </w:rPr>
      </w:pPr>
      <w:r w:rsidDel="00000000" w:rsidR="00000000" w:rsidRPr="00000000">
        <w:rPr>
          <w:rFonts w:ascii="Roboto" w:cs="Roboto" w:eastAsia="Roboto" w:hAnsi="Roboto"/>
          <w:color w:val="082029"/>
          <w:rtl w:val="0"/>
        </w:rPr>
        <w:t xml:space="preserve">Events</w:t>
      </w:r>
    </w:p>
    <w:p w:rsidR="00000000" w:rsidDel="00000000" w:rsidP="00000000" w:rsidRDefault="00000000" w:rsidRPr="00000000" w14:paraId="000001B0">
      <w:pPr>
        <w:numPr>
          <w:ilvl w:val="0"/>
          <w:numId w:val="26"/>
        </w:numPr>
        <w:spacing w:after="120" w:before="0" w:line="276" w:lineRule="auto"/>
        <w:ind w:left="720" w:hanging="360"/>
        <w:rPr>
          <w:rFonts w:ascii="Roboto" w:cs="Roboto" w:eastAsia="Roboto" w:hAnsi="Roboto"/>
          <w:sz w:val="20"/>
          <w:szCs w:val="20"/>
        </w:rPr>
      </w:pPr>
      <w:r w:rsidDel="00000000" w:rsidR="00000000" w:rsidRPr="00000000">
        <w:rPr>
          <w:rFonts w:ascii="Roboto" w:cs="Roboto" w:eastAsia="Roboto" w:hAnsi="Roboto"/>
          <w:color w:val="082029"/>
          <w:rtl w:val="0"/>
        </w:rPr>
        <w:t xml:space="preserve">AR</w:t>
      </w:r>
    </w:p>
    <w:p w:rsidR="00000000" w:rsidDel="00000000" w:rsidP="00000000" w:rsidRDefault="00000000" w:rsidRPr="00000000" w14:paraId="000001B1">
      <w:pPr>
        <w:numPr>
          <w:ilvl w:val="0"/>
          <w:numId w:val="26"/>
        </w:numPr>
        <w:spacing w:after="120" w:before="0" w:line="276" w:lineRule="auto"/>
        <w:ind w:left="720" w:hanging="360"/>
        <w:rPr>
          <w:rFonts w:ascii="Roboto" w:cs="Roboto" w:eastAsia="Roboto" w:hAnsi="Roboto"/>
          <w:sz w:val="20"/>
          <w:szCs w:val="20"/>
        </w:rPr>
      </w:pPr>
      <w:r w:rsidDel="00000000" w:rsidR="00000000" w:rsidRPr="00000000">
        <w:rPr>
          <w:rFonts w:ascii="Roboto" w:cs="Roboto" w:eastAsia="Roboto" w:hAnsi="Roboto"/>
          <w:color w:val="082029"/>
          <w:rtl w:val="0"/>
        </w:rPr>
        <w:t xml:space="preserve">PR</w:t>
      </w:r>
    </w:p>
    <w:p w:rsidR="00000000" w:rsidDel="00000000" w:rsidP="00000000" w:rsidRDefault="00000000" w:rsidRPr="00000000" w14:paraId="000001B2">
      <w:pPr>
        <w:spacing w:after="120" w:before="0" w:line="276" w:lineRule="auto"/>
        <w:rPr/>
      </w:pPr>
      <w:r w:rsidDel="00000000" w:rsidR="00000000" w:rsidRPr="00000000">
        <w:rPr>
          <w:rtl w:val="0"/>
        </w:rPr>
      </w:r>
    </w:p>
    <w:p w:rsidR="00000000" w:rsidDel="00000000" w:rsidP="00000000" w:rsidRDefault="00000000" w:rsidRPr="00000000" w14:paraId="000001B3">
      <w:pPr>
        <w:pStyle w:val="Heading2"/>
        <w:spacing w:after="120" w:before="0" w:line="276" w:lineRule="auto"/>
        <w:rPr/>
      </w:pPr>
      <w:bookmarkStart w:colFirst="0" w:colLast="0" w:name="_f7bw56n06f50" w:id="49"/>
      <w:bookmarkEnd w:id="49"/>
      <w:r w:rsidDel="00000000" w:rsidR="00000000" w:rsidRPr="00000000">
        <w:br w:type="page"/>
      </w:r>
      <w:r w:rsidDel="00000000" w:rsidR="00000000" w:rsidRPr="00000000">
        <w:rPr>
          <w:rtl w:val="0"/>
        </w:rPr>
      </w:r>
    </w:p>
    <w:p w:rsidR="00000000" w:rsidDel="00000000" w:rsidP="00000000" w:rsidRDefault="00000000" w:rsidRPr="00000000" w14:paraId="000001B4">
      <w:pPr>
        <w:pStyle w:val="Heading2"/>
        <w:spacing w:after="120" w:before="0" w:line="276" w:lineRule="auto"/>
        <w:rPr>
          <w:rFonts w:ascii="Roboto" w:cs="Roboto" w:eastAsia="Roboto" w:hAnsi="Roboto"/>
        </w:rPr>
      </w:pPr>
      <w:bookmarkStart w:colFirst="0" w:colLast="0" w:name="_ge4987ebsjw0" w:id="50"/>
      <w:bookmarkEnd w:id="50"/>
      <w:r w:rsidDel="00000000" w:rsidR="00000000" w:rsidRPr="00000000">
        <w:rPr>
          <w:rFonts w:ascii="Roboto" w:cs="Roboto" w:eastAsia="Roboto" w:hAnsi="Roboto"/>
          <w:rtl w:val="0"/>
        </w:rPr>
        <w:t xml:space="preserve">Research </w:t>
      </w:r>
    </w:p>
    <w:p w:rsidR="00000000" w:rsidDel="00000000" w:rsidP="00000000" w:rsidRDefault="00000000" w:rsidRPr="00000000" w14:paraId="000001B5">
      <w:pPr>
        <w:spacing w:after="120" w:before="0" w:line="276" w:lineRule="auto"/>
        <w:rPr>
          <w:b w:val="1"/>
          <w:bCs w:val="1"/>
        </w:rPr>
      </w:pPr>
      <w:r w:rsidDel="00000000" w:rsidR="00000000" w:rsidRPr="00000000">
        <w:rPr>
          <w:b w:val="1"/>
          <w:bCs w:val="1"/>
          <w:rtl w:val="0"/>
        </w:rPr>
        <w:t xml:space="preserve">Owner: Product Marketing</w:t>
      </w:r>
    </w:p>
    <w:p w:rsidR="00000000" w:rsidDel="00000000" w:rsidP="00000000" w:rsidRDefault="00000000" w:rsidRPr="00000000" w14:paraId="000001B6">
      <w:pPr>
        <w:spacing w:after="120" w:before="0" w:line="276" w:lineRule="auto"/>
        <w:rPr>
          <w:rFonts w:ascii="Archivo" w:cs="Archivo" w:eastAsia="Archivo" w:hAnsi="Archivo"/>
          <w:color w:val="e24650"/>
          <w:sz w:val="26"/>
          <w:szCs w:val="26"/>
        </w:rPr>
      </w:pPr>
      <w:commentRangeStart w:id="6"/>
      <w:r w:rsidDel="00000000" w:rsidR="00000000" w:rsidRPr="00000000">
        <w:rPr>
          <w:rFonts w:ascii="Archivo" w:cs="Archivo" w:eastAsia="Archivo" w:hAnsi="Archivo"/>
          <w:color w:val="e24650"/>
          <w:sz w:val="26"/>
          <w:szCs w:val="26"/>
          <w:rtl w:val="0"/>
        </w:rPr>
        <w:t xml:space="preserve">Asana project template: Research</w:t>
      </w:r>
      <w:commentRangeEnd w:id="6"/>
      <w:r w:rsidDel="00000000" w:rsidR="00000000" w:rsidRPr="00000000">
        <w:commentReference w:id="6"/>
      </w:r>
      <w:r w:rsidDel="00000000" w:rsidR="00000000" w:rsidRPr="00000000">
        <w:rPr>
          <w:rFonts w:ascii="Archivo" w:cs="Archivo" w:eastAsia="Archivo" w:hAnsi="Archivo"/>
          <w:color w:val="e24650"/>
          <w:sz w:val="26"/>
          <w:szCs w:val="26"/>
          <w:rtl w:val="0"/>
        </w:rPr>
        <w:t xml:space="preserve"> </w:t>
      </w:r>
      <w:commentRangeStart w:id="7"/>
      <w:r w:rsidDel="00000000" w:rsidR="00000000" w:rsidRPr="00000000">
        <w:rPr>
          <w:rFonts w:ascii="Archivo" w:cs="Archivo" w:eastAsia="Archivo" w:hAnsi="Archivo"/>
          <w:sz w:val="26"/>
          <w:szCs w:val="26"/>
          <w:rtl w:val="0"/>
        </w:rPr>
        <w:t xml:space="preserve">⚙️</w:t>
      </w:r>
      <w:commentRangeEnd w:id="7"/>
      <w:r w:rsidDel="00000000" w:rsidR="00000000" w:rsidRPr="00000000">
        <w:commentReference w:id="7"/>
      </w:r>
      <w:r w:rsidDel="00000000" w:rsidR="00000000" w:rsidRPr="00000000">
        <w:rPr>
          <w:rFonts w:ascii="Archivo" w:cs="Archivo" w:eastAsia="Archivo" w:hAnsi="Archivo"/>
          <w:sz w:val="26"/>
          <w:szCs w:val="26"/>
          <w:rtl w:val="0"/>
        </w:rPr>
        <w:br w:type="textWrapping"/>
      </w:r>
      <w:r w:rsidDel="00000000" w:rsidR="00000000" w:rsidRPr="00000000">
        <w:rPr>
          <w:rtl w:val="0"/>
        </w:rPr>
      </w:r>
    </w:p>
    <w:p w:rsidR="00000000" w:rsidDel="00000000" w:rsidP="00000000" w:rsidRDefault="00000000" w:rsidRPr="00000000" w14:paraId="000001B7">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All qualitative and quantitative research informing the campaign strategy should be documented and available to the broader team. This is important to ensure messaging, targeting, content and sales enablement are grounded in real customer insights, verified ICP alignment, Sales intelligence, marketing dynamics and technical feasibility. </w:t>
      </w:r>
    </w:p>
    <w:p w:rsidR="00000000" w:rsidDel="00000000" w:rsidP="00000000" w:rsidRDefault="00000000" w:rsidRPr="00000000" w14:paraId="000001B8">
      <w:pPr>
        <w:spacing w:after="120" w:before="0" w:line="276" w:lineRule="auto"/>
        <w:ind w:left="-15" w:firstLine="0"/>
        <w:rPr>
          <w:rFonts w:ascii="Roboto" w:cs="Roboto" w:eastAsia="Roboto" w:hAnsi="Roboto"/>
          <w:color w:val="082029"/>
        </w:rPr>
      </w:pPr>
      <w:r w:rsidDel="00000000" w:rsidR="00000000" w:rsidRPr="00000000">
        <w:rPr>
          <w:rFonts w:ascii="Roboto" w:cs="Roboto" w:eastAsia="Roboto" w:hAnsi="Roboto"/>
          <w:color w:val="082029"/>
          <w:rtl w:val="0"/>
        </w:rPr>
        <w:t xml:space="preserve">The Product Marketer should c</w:t>
      </w:r>
      <w:r w:rsidDel="00000000" w:rsidR="00000000" w:rsidRPr="00000000">
        <w:rPr>
          <w:rFonts w:ascii="Roboto" w:cs="Roboto" w:eastAsia="Roboto" w:hAnsi="Roboto"/>
          <w:color w:val="082029"/>
          <w:rtl w:val="0"/>
        </w:rPr>
        <w:t xml:space="preserve">reate a research folder for the campaign. Before kickoff, this folder must be placed in the primary campaign folder. </w:t>
      </w:r>
    </w:p>
    <w:p w:rsidR="00000000" w:rsidDel="00000000" w:rsidP="00000000" w:rsidRDefault="00000000" w:rsidRPr="00000000" w14:paraId="000001B9">
      <w:pPr>
        <w:spacing w:after="120" w:before="0" w:line="276" w:lineRule="auto"/>
        <w:ind w:left="-15" w:firstLine="0"/>
        <w:rPr/>
      </w:pPr>
      <w:r w:rsidDel="00000000" w:rsidR="00000000" w:rsidRPr="00000000">
        <w:rPr>
          <w:rtl w:val="0"/>
        </w:rPr>
      </w:r>
    </w:p>
    <w:p w:rsidR="00000000" w:rsidDel="00000000" w:rsidP="00000000" w:rsidRDefault="00000000" w:rsidRPr="00000000" w14:paraId="000001BA">
      <w:pPr>
        <w:pStyle w:val="Heading3"/>
        <w:spacing w:after="120" w:before="0" w:line="276" w:lineRule="auto"/>
        <w:rPr>
          <w:rFonts w:ascii="Roboto" w:cs="Roboto" w:eastAsia="Roboto" w:hAnsi="Roboto"/>
        </w:rPr>
      </w:pPr>
      <w:bookmarkStart w:colFirst="0" w:colLast="0" w:name="_py6756z7x1v8" w:id="51"/>
      <w:bookmarkEnd w:id="51"/>
      <w:r w:rsidDel="00000000" w:rsidR="00000000" w:rsidRPr="00000000">
        <w:rPr>
          <w:rFonts w:ascii="Roboto" w:cs="Roboto" w:eastAsia="Roboto" w:hAnsi="Roboto"/>
          <w:rtl w:val="0"/>
        </w:rPr>
        <w:t xml:space="preserve">Market</w:t>
      </w:r>
    </w:p>
    <w:p w:rsidR="00000000" w:rsidDel="00000000" w:rsidP="00000000" w:rsidRDefault="00000000" w:rsidRPr="00000000" w14:paraId="000001BB">
      <w:pPr>
        <w:pStyle w:val="Heading3"/>
        <w:spacing w:after="120" w:before="0" w:line="276" w:lineRule="auto"/>
        <w:rPr>
          <w:rFonts w:ascii="Roboto" w:cs="Roboto" w:eastAsia="Roboto" w:hAnsi="Roboto"/>
        </w:rPr>
      </w:pPr>
      <w:bookmarkStart w:colFirst="0" w:colLast="0" w:name="_dgerpkq45bdm" w:id="52"/>
      <w:bookmarkEnd w:id="52"/>
      <w:r w:rsidDel="00000000" w:rsidR="00000000" w:rsidRPr="00000000">
        <w:rPr>
          <w:rFonts w:ascii="Roboto" w:cs="Roboto" w:eastAsia="Roboto" w:hAnsi="Roboto"/>
          <w:rtl w:val="0"/>
        </w:rPr>
        <w:t xml:space="preserve">Subject matter experts (SMEs)</w:t>
      </w:r>
    </w:p>
    <w:p w:rsidR="00000000" w:rsidDel="00000000" w:rsidP="00000000" w:rsidRDefault="00000000" w:rsidRPr="00000000" w14:paraId="000001BC">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Each campaign should have identified SMEs for:</w:t>
      </w:r>
    </w:p>
    <w:p w:rsidR="00000000" w:rsidDel="00000000" w:rsidP="00000000" w:rsidRDefault="00000000" w:rsidRPr="00000000" w14:paraId="000001BD">
      <w:pPr>
        <w:numPr>
          <w:ilvl w:val="0"/>
          <w:numId w:val="45"/>
        </w:numPr>
        <w:spacing w:after="120" w:before="0" w:line="276" w:lineRule="auto"/>
        <w:ind w:left="720" w:hanging="360"/>
        <w:rPr>
          <w:rFonts w:ascii="Roboto" w:cs="Roboto" w:eastAsia="Roboto" w:hAnsi="Roboto"/>
          <w:sz w:val="20"/>
          <w:szCs w:val="20"/>
        </w:rPr>
      </w:pPr>
      <w:r w:rsidDel="00000000" w:rsidR="00000000" w:rsidRPr="00000000">
        <w:rPr>
          <w:rFonts w:ascii="Roboto" w:cs="Roboto" w:eastAsia="Roboto" w:hAnsi="Roboto"/>
          <w:color w:val="082029"/>
          <w:rtl w:val="0"/>
        </w:rPr>
        <w:t xml:space="preserve">Market</w:t>
      </w:r>
    </w:p>
    <w:p w:rsidR="00000000" w:rsidDel="00000000" w:rsidP="00000000" w:rsidRDefault="00000000" w:rsidRPr="00000000" w14:paraId="000001BE">
      <w:pPr>
        <w:numPr>
          <w:ilvl w:val="0"/>
          <w:numId w:val="45"/>
        </w:numPr>
        <w:spacing w:after="120" w:before="0" w:line="276" w:lineRule="auto"/>
        <w:ind w:left="720" w:hanging="360"/>
        <w:rPr>
          <w:rFonts w:ascii="Roboto" w:cs="Roboto" w:eastAsia="Roboto" w:hAnsi="Roboto"/>
          <w:sz w:val="20"/>
          <w:szCs w:val="20"/>
        </w:rPr>
      </w:pPr>
      <w:r w:rsidDel="00000000" w:rsidR="00000000" w:rsidRPr="00000000">
        <w:rPr>
          <w:rFonts w:ascii="Roboto" w:cs="Roboto" w:eastAsia="Roboto" w:hAnsi="Roboto"/>
          <w:color w:val="082029"/>
          <w:rtl w:val="0"/>
        </w:rPr>
        <w:t xml:space="preserve">Sales </w:t>
      </w:r>
    </w:p>
    <w:p w:rsidR="00000000" w:rsidDel="00000000" w:rsidP="00000000" w:rsidRDefault="00000000" w:rsidRPr="00000000" w14:paraId="000001BF">
      <w:pPr>
        <w:numPr>
          <w:ilvl w:val="0"/>
          <w:numId w:val="45"/>
        </w:numPr>
        <w:spacing w:after="120" w:before="0" w:line="276" w:lineRule="auto"/>
        <w:ind w:left="720" w:hanging="360"/>
        <w:rPr>
          <w:rFonts w:ascii="Roboto" w:cs="Roboto" w:eastAsia="Roboto" w:hAnsi="Roboto"/>
          <w:sz w:val="20"/>
          <w:szCs w:val="20"/>
        </w:rPr>
      </w:pPr>
      <w:r w:rsidDel="00000000" w:rsidR="00000000" w:rsidRPr="00000000">
        <w:rPr>
          <w:rFonts w:ascii="Roboto" w:cs="Roboto" w:eastAsia="Roboto" w:hAnsi="Roboto"/>
          <w:color w:val="082029"/>
          <w:rtl w:val="0"/>
        </w:rPr>
        <w:t xml:space="preserve">Customer Success</w:t>
      </w:r>
    </w:p>
    <w:p w:rsidR="00000000" w:rsidDel="00000000" w:rsidP="00000000" w:rsidRDefault="00000000" w:rsidRPr="00000000" w14:paraId="000001C0">
      <w:pPr>
        <w:numPr>
          <w:ilvl w:val="0"/>
          <w:numId w:val="45"/>
        </w:numPr>
        <w:spacing w:after="120" w:before="0" w:line="276" w:lineRule="auto"/>
        <w:ind w:left="720" w:hanging="360"/>
        <w:rPr>
          <w:rFonts w:ascii="Roboto" w:cs="Roboto" w:eastAsia="Roboto" w:hAnsi="Roboto"/>
          <w:sz w:val="20"/>
          <w:szCs w:val="20"/>
        </w:rPr>
      </w:pPr>
      <w:r w:rsidDel="00000000" w:rsidR="00000000" w:rsidRPr="00000000">
        <w:rPr>
          <w:rFonts w:ascii="Roboto" w:cs="Roboto" w:eastAsia="Roboto" w:hAnsi="Roboto"/>
          <w:color w:val="082029"/>
          <w:rtl w:val="0"/>
        </w:rPr>
        <w:t xml:space="preserve">Technical/Products</w:t>
      </w:r>
    </w:p>
    <w:p w:rsidR="00000000" w:rsidDel="00000000" w:rsidP="00000000" w:rsidRDefault="00000000" w:rsidRPr="00000000" w14:paraId="000001C1">
      <w:pPr>
        <w:spacing w:after="120" w:before="0" w:line="276" w:lineRule="auto"/>
        <w:ind w:left="-15" w:firstLine="0"/>
        <w:rPr>
          <w:rFonts w:ascii="Roboto" w:cs="Roboto" w:eastAsia="Roboto" w:hAnsi="Roboto"/>
          <w:color w:val="082029"/>
        </w:rPr>
      </w:pPr>
      <w:r w:rsidDel="00000000" w:rsidR="00000000" w:rsidRPr="00000000">
        <w:rPr>
          <w:rFonts w:ascii="Roboto" w:cs="Roboto" w:eastAsia="Roboto" w:hAnsi="Roboto"/>
          <w:color w:val="082029"/>
          <w:rtl w:val="0"/>
        </w:rPr>
        <w:t xml:space="preserve">All interview recordings, notes and contribution summaries should be available to the working team. </w:t>
      </w:r>
    </w:p>
    <w:p w:rsidR="00000000" w:rsidDel="00000000" w:rsidP="00000000" w:rsidRDefault="00000000" w:rsidRPr="00000000" w14:paraId="000001C2">
      <w:pPr>
        <w:spacing w:after="120" w:before="0" w:line="276" w:lineRule="auto"/>
        <w:rPr>
          <w:rFonts w:ascii="Roboto" w:cs="Roboto" w:eastAsia="Roboto" w:hAnsi="Roboto"/>
          <w:color w:val="006170"/>
        </w:rPr>
      </w:pPr>
      <w:r w:rsidDel="00000000" w:rsidR="00000000" w:rsidRPr="00000000">
        <w:rPr>
          <w:rFonts w:ascii="Roboto" w:cs="Roboto" w:eastAsia="Roboto" w:hAnsi="Roboto"/>
          <w:color w:val="006170"/>
          <w:rtl w:val="0"/>
        </w:rPr>
        <w:t xml:space="preserve">Folder: Research</w:t>
      </w:r>
    </w:p>
    <w:p w:rsidR="00000000" w:rsidDel="00000000" w:rsidP="00000000" w:rsidRDefault="00000000" w:rsidRPr="00000000" w14:paraId="000001C3">
      <w:pPr>
        <w:spacing w:after="120" w:before="0" w:line="276" w:lineRule="auto"/>
        <w:rPr>
          <w:rFonts w:ascii="Roboto" w:cs="Roboto" w:eastAsia="Roboto" w:hAnsi="Roboto"/>
          <w:color w:val="006170"/>
        </w:rPr>
      </w:pPr>
      <w:r w:rsidDel="00000000" w:rsidR="00000000" w:rsidRPr="00000000">
        <w:rPr>
          <w:rFonts w:ascii="Arial Unicode MS" w:cs="Arial Unicode MS" w:eastAsia="Arial Unicode MS" w:hAnsi="Arial Unicode MS"/>
          <w:color w:val="006170"/>
          <w:rtl w:val="0"/>
        </w:rPr>
        <w:t xml:space="preserve">└──&gt; Folder: Internal SMEs</w:t>
      </w:r>
    </w:p>
    <w:p w:rsidR="00000000" w:rsidDel="00000000" w:rsidP="00000000" w:rsidRDefault="00000000" w:rsidRPr="00000000" w14:paraId="000001C4">
      <w:pPr>
        <w:spacing w:after="120" w:before="0" w:line="276" w:lineRule="auto"/>
        <w:rPr>
          <w:color w:val="006170"/>
        </w:rPr>
      </w:pPr>
      <w:r w:rsidDel="00000000" w:rsidR="00000000" w:rsidRPr="00000000">
        <w:rPr>
          <w:rtl w:val="0"/>
        </w:rPr>
      </w:r>
    </w:p>
    <w:p w:rsidR="00000000" w:rsidDel="00000000" w:rsidP="00000000" w:rsidRDefault="00000000" w:rsidRPr="00000000" w14:paraId="000001C5">
      <w:pPr>
        <w:pStyle w:val="Heading3"/>
        <w:spacing w:after="120" w:before="0" w:line="276" w:lineRule="auto"/>
        <w:rPr>
          <w:rFonts w:ascii="Roboto" w:cs="Roboto" w:eastAsia="Roboto" w:hAnsi="Roboto"/>
        </w:rPr>
      </w:pPr>
      <w:bookmarkStart w:colFirst="0" w:colLast="0" w:name="_epc2bovuxskj" w:id="53"/>
      <w:bookmarkEnd w:id="53"/>
      <w:r w:rsidDel="00000000" w:rsidR="00000000" w:rsidRPr="00000000">
        <w:rPr>
          <w:rFonts w:ascii="Roboto" w:cs="Roboto" w:eastAsia="Roboto" w:hAnsi="Roboto"/>
          <w:rtl w:val="0"/>
        </w:rPr>
        <w:t xml:space="preserve">Redwood customers</w:t>
      </w:r>
    </w:p>
    <w:p w:rsidR="00000000" w:rsidDel="00000000" w:rsidP="00000000" w:rsidRDefault="00000000" w:rsidRPr="00000000" w14:paraId="000001C6">
      <w:pPr>
        <w:numPr>
          <w:ilvl w:val="0"/>
          <w:numId w:val="45"/>
        </w:numPr>
        <w:spacing w:after="120" w:before="0" w:line="276" w:lineRule="auto"/>
        <w:ind w:left="720" w:hanging="360"/>
        <w:rPr>
          <w:rFonts w:ascii="Roboto" w:cs="Roboto" w:eastAsia="Roboto" w:hAnsi="Roboto"/>
          <w:sz w:val="20"/>
          <w:szCs w:val="20"/>
        </w:rPr>
      </w:pPr>
      <w:r w:rsidDel="00000000" w:rsidR="00000000" w:rsidRPr="00000000">
        <w:rPr>
          <w:rFonts w:ascii="Roboto" w:cs="Roboto" w:eastAsia="Roboto" w:hAnsi="Roboto"/>
          <w:color w:val="082029"/>
          <w:rtl w:val="0"/>
        </w:rPr>
        <w:t xml:space="preserve">Customer list within the ICP</w:t>
      </w:r>
    </w:p>
    <w:p w:rsidR="00000000" w:rsidDel="00000000" w:rsidP="00000000" w:rsidRDefault="00000000" w:rsidRPr="00000000" w14:paraId="000001C7">
      <w:pPr>
        <w:numPr>
          <w:ilvl w:val="0"/>
          <w:numId w:val="45"/>
        </w:numPr>
        <w:spacing w:after="120" w:before="0" w:line="276" w:lineRule="auto"/>
        <w:ind w:left="720" w:hanging="360"/>
        <w:rPr>
          <w:rFonts w:ascii="Roboto" w:cs="Roboto" w:eastAsia="Roboto" w:hAnsi="Roboto"/>
          <w:sz w:val="20"/>
          <w:szCs w:val="20"/>
        </w:rPr>
      </w:pPr>
      <w:r w:rsidDel="00000000" w:rsidR="00000000" w:rsidRPr="00000000">
        <w:rPr>
          <w:rFonts w:ascii="Roboto" w:cs="Roboto" w:eastAsia="Roboto" w:hAnsi="Roboto"/>
          <w:color w:val="082029"/>
          <w:rtl w:val="0"/>
        </w:rPr>
        <w:t xml:space="preserve">Findings based on customer conversations</w:t>
      </w:r>
    </w:p>
    <w:p w:rsidR="00000000" w:rsidDel="00000000" w:rsidP="00000000" w:rsidRDefault="00000000" w:rsidRPr="00000000" w14:paraId="000001C8">
      <w:pPr>
        <w:numPr>
          <w:ilvl w:val="0"/>
          <w:numId w:val="45"/>
        </w:numPr>
        <w:spacing w:after="120" w:before="0" w:line="276" w:lineRule="auto"/>
        <w:ind w:left="720" w:hanging="360"/>
        <w:rPr>
          <w:rFonts w:ascii="Roboto" w:cs="Roboto" w:eastAsia="Roboto" w:hAnsi="Roboto"/>
          <w:sz w:val="20"/>
          <w:szCs w:val="20"/>
        </w:rPr>
      </w:pPr>
      <w:r w:rsidDel="00000000" w:rsidR="00000000" w:rsidRPr="00000000">
        <w:rPr>
          <w:rFonts w:ascii="Roboto" w:cs="Roboto" w:eastAsia="Roboto" w:hAnsi="Roboto"/>
          <w:color w:val="082029"/>
          <w:rtl w:val="0"/>
        </w:rPr>
        <w:t xml:space="preserve">Clari customer intelligence</w:t>
      </w:r>
    </w:p>
    <w:p w:rsidR="00000000" w:rsidDel="00000000" w:rsidP="00000000" w:rsidRDefault="00000000" w:rsidRPr="00000000" w14:paraId="000001C9">
      <w:pPr>
        <w:pStyle w:val="Heading3"/>
        <w:spacing w:after="120" w:before="0" w:line="276" w:lineRule="auto"/>
        <w:rPr>
          <w:sz w:val="22"/>
          <w:szCs w:val="22"/>
        </w:rPr>
      </w:pPr>
      <w:bookmarkStart w:colFirst="0" w:colLast="0" w:name="_9m8x5y2jer5j" w:id="54"/>
      <w:bookmarkEnd w:id="54"/>
      <w:r w:rsidDel="00000000" w:rsidR="00000000" w:rsidRPr="00000000">
        <w:br w:type="page"/>
      </w:r>
      <w:r w:rsidDel="00000000" w:rsidR="00000000" w:rsidRPr="00000000">
        <w:rPr>
          <w:rtl w:val="0"/>
        </w:rPr>
      </w:r>
    </w:p>
    <w:p w:rsidR="00000000" w:rsidDel="00000000" w:rsidP="00000000" w:rsidRDefault="00000000" w:rsidRPr="00000000" w14:paraId="000001CA">
      <w:pPr>
        <w:pStyle w:val="Heading3"/>
        <w:rPr/>
      </w:pPr>
      <w:bookmarkStart w:colFirst="0" w:colLast="0" w:name="_iswmkvhjnbu5" w:id="55"/>
      <w:bookmarkEnd w:id="55"/>
      <w:r w:rsidDel="00000000" w:rsidR="00000000" w:rsidRPr="00000000">
        <w:rPr>
          <w:rtl w:val="0"/>
        </w:rPr>
        <w:t xml:space="preserve">Analysts</w:t>
      </w:r>
      <w:r w:rsidDel="00000000" w:rsidR="00000000" w:rsidRPr="00000000">
        <w:rPr>
          <w:rtl w:val="0"/>
        </w:rPr>
      </w:r>
    </w:p>
    <w:tbl>
      <w:tblPr>
        <w:tblStyle w:val="Table7"/>
        <w:tblW w:w="95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55"/>
        <w:tblGridChange w:id="0">
          <w:tblGrid>
            <w:gridCol w:w="9555"/>
          </w:tblGrid>
        </w:tblGridChange>
      </w:tblGrid>
      <w:tr>
        <w:trPr>
          <w:cantSplit w:val="0"/>
          <w:trHeight w:val="858.134765625" w:hRule="atLeast"/>
          <w:tblHeader w:val="0"/>
        </w:trPr>
        <w:tc>
          <w:tcPr>
            <w:tcBorders>
              <w:top w:color="e24650" w:space="0" w:sz="12" w:val="single"/>
              <w:left w:color="e24650" w:space="0" w:sz="12" w:val="single"/>
              <w:bottom w:color="e24650" w:space="0" w:sz="12" w:val="single"/>
              <w:right w:color="e24650" w:space="0" w:sz="12"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CB">
            <w:pPr>
              <w:spacing w:after="120" w:before="0" w:line="276" w:lineRule="auto"/>
              <w:rPr>
                <w:rFonts w:ascii="Roboto" w:cs="Roboto" w:eastAsia="Roboto" w:hAnsi="Roboto"/>
                <w:color w:val="e24650"/>
                <w:sz w:val="20"/>
                <w:szCs w:val="20"/>
              </w:rPr>
            </w:pPr>
            <w:commentRangeStart w:id="8"/>
            <w:r w:rsidDel="00000000" w:rsidR="00000000" w:rsidRPr="00000000">
              <w:rPr>
                <w:rFonts w:ascii="Roboto" w:cs="Roboto" w:eastAsia="Roboto" w:hAnsi="Roboto"/>
                <w:color w:val="e24650"/>
                <w:sz w:val="20"/>
                <w:szCs w:val="20"/>
                <w:rtl w:val="0"/>
              </w:rPr>
              <w:t xml:space="preserve">AI usage in research: Clari to analyze and gather prospect and customer intelligence based on real conversations; </w:t>
            </w:r>
          </w:p>
          <w:p w:rsidR="00000000" w:rsidDel="00000000" w:rsidP="00000000" w:rsidRDefault="00000000" w:rsidRPr="00000000" w14:paraId="000001CC">
            <w:pPr>
              <w:spacing w:after="120" w:before="0" w:line="276" w:lineRule="auto"/>
              <w:rPr>
                <w:color w:val="f2f2f2"/>
              </w:rPr>
            </w:pPr>
            <w:r w:rsidDel="00000000" w:rsidR="00000000" w:rsidRPr="00000000">
              <w:rPr>
                <w:rFonts w:ascii="Roboto" w:cs="Roboto" w:eastAsia="Roboto" w:hAnsi="Roboto"/>
                <w:color w:val="e24650"/>
                <w:sz w:val="20"/>
                <w:szCs w:val="20"/>
                <w:rtl w:val="0"/>
              </w:rPr>
              <w:t xml:space="preserve">Klue</w:t>
            </w:r>
            <w:commentRangeEnd w:id="8"/>
            <w:r w:rsidDel="00000000" w:rsidR="00000000" w:rsidRPr="00000000">
              <w:commentReference w:id="8"/>
            </w:r>
            <w:r w:rsidDel="00000000" w:rsidR="00000000" w:rsidRPr="00000000">
              <w:rPr>
                <w:rtl w:val="0"/>
              </w:rPr>
            </w:r>
          </w:p>
        </w:tc>
      </w:tr>
    </w:tbl>
    <w:p w:rsidR="00000000" w:rsidDel="00000000" w:rsidP="00000000" w:rsidRDefault="00000000" w:rsidRPr="00000000" w14:paraId="000001CD">
      <w:pPr>
        <w:spacing w:after="120" w:before="0" w:line="276" w:lineRule="auto"/>
        <w:rPr/>
      </w:pPr>
      <w:r w:rsidDel="00000000" w:rsidR="00000000" w:rsidRPr="00000000">
        <w:rPr>
          <w:rtl w:val="0"/>
        </w:rPr>
      </w:r>
    </w:p>
    <w:p w:rsidR="00000000" w:rsidDel="00000000" w:rsidP="00000000" w:rsidRDefault="00000000" w:rsidRPr="00000000" w14:paraId="000001CE">
      <w:pPr>
        <w:pStyle w:val="Heading2"/>
        <w:spacing w:after="120" w:before="0" w:line="276" w:lineRule="auto"/>
        <w:rPr/>
      </w:pPr>
      <w:bookmarkStart w:colFirst="0" w:colLast="0" w:name="_twurh95279fp" w:id="56"/>
      <w:bookmarkEnd w:id="56"/>
      <w:r w:rsidDel="00000000" w:rsidR="00000000" w:rsidRPr="00000000">
        <w:rPr>
          <w:rtl w:val="0"/>
        </w:rPr>
      </w:r>
    </w:p>
    <w:p w:rsidR="00000000" w:rsidDel="00000000" w:rsidP="00000000" w:rsidRDefault="00000000" w:rsidRPr="00000000" w14:paraId="000001CF">
      <w:pPr>
        <w:pStyle w:val="Heading2"/>
        <w:rPr/>
      </w:pPr>
      <w:bookmarkStart w:colFirst="0" w:colLast="0" w:name="_fxuw3tbbycxl" w:id="57"/>
      <w:bookmarkEnd w:id="57"/>
      <w:r w:rsidDel="00000000" w:rsidR="00000000" w:rsidRPr="00000000">
        <w:rPr>
          <w:rtl w:val="0"/>
        </w:rPr>
        <w:t xml:space="preserve">Messaging and positioning 🏁</w:t>
      </w:r>
    </w:p>
    <w:p w:rsidR="00000000" w:rsidDel="00000000" w:rsidP="00000000" w:rsidRDefault="00000000" w:rsidRPr="00000000" w14:paraId="000001D0">
      <w:pPr>
        <w:spacing w:after="120" w:before="0" w:line="276" w:lineRule="auto"/>
        <w:rPr>
          <w:b w:val="1"/>
          <w:bCs w:val="1"/>
          <w:color w:val="082029"/>
        </w:rPr>
      </w:pPr>
      <w:r w:rsidDel="00000000" w:rsidR="00000000" w:rsidRPr="00000000">
        <w:rPr>
          <w:b w:val="1"/>
          <w:bCs w:val="1"/>
          <w:color w:val="082029"/>
          <w:rtl w:val="0"/>
        </w:rPr>
        <w:t xml:space="preserve">Owner: Product Marketing</w:t>
      </w:r>
    </w:p>
    <w:p w:rsidR="00000000" w:rsidDel="00000000" w:rsidP="00000000" w:rsidRDefault="00000000" w:rsidRPr="00000000" w14:paraId="000001D1">
      <w:pPr>
        <w:spacing w:after="120" w:before="0" w:line="276" w:lineRule="auto"/>
        <w:rPr>
          <w:sz w:val="26"/>
          <w:szCs w:val="26"/>
        </w:rPr>
      </w:pPr>
      <w:commentRangeStart w:id="9"/>
      <w:r w:rsidDel="00000000" w:rsidR="00000000" w:rsidRPr="00000000">
        <w:rPr>
          <w:rFonts w:ascii="Archivo" w:cs="Archivo" w:eastAsia="Archivo" w:hAnsi="Archivo"/>
          <w:color w:val="e24650"/>
          <w:sz w:val="26"/>
          <w:szCs w:val="26"/>
          <w:rtl w:val="0"/>
        </w:rPr>
        <w:t xml:space="preserve">Asana project template: Messaging and positioning</w:t>
      </w:r>
      <w:commentRangeEnd w:id="9"/>
      <w:r w:rsidDel="00000000" w:rsidR="00000000" w:rsidRPr="00000000">
        <w:commentReference w:id="9"/>
      </w:r>
      <w:r w:rsidDel="00000000" w:rsidR="00000000" w:rsidRPr="00000000">
        <w:rPr>
          <w:rFonts w:ascii="Archivo" w:cs="Archivo" w:eastAsia="Archivo" w:hAnsi="Archivo"/>
          <w:color w:val="e24650"/>
          <w:sz w:val="26"/>
          <w:szCs w:val="26"/>
          <w:rtl w:val="0"/>
        </w:rPr>
        <w:t xml:space="preserve"> </w:t>
      </w:r>
      <w:commentRangeStart w:id="10"/>
      <w:r w:rsidDel="00000000" w:rsidR="00000000" w:rsidRPr="00000000">
        <w:rPr>
          <w:sz w:val="26"/>
          <w:szCs w:val="26"/>
          <w:rtl w:val="0"/>
        </w:rPr>
        <w:t xml:space="preserv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D2">
      <w:pPr>
        <w:spacing w:after="120" w:before="0" w:line="276" w:lineRule="auto"/>
        <w:rPr>
          <w:sz w:val="26"/>
          <w:szCs w:val="26"/>
        </w:rPr>
      </w:pPr>
      <w:r w:rsidDel="00000000" w:rsidR="00000000" w:rsidRPr="00000000">
        <w:rPr>
          <w:rtl w:val="0"/>
        </w:rPr>
      </w:r>
    </w:p>
    <w:p w:rsidR="00000000" w:rsidDel="00000000" w:rsidP="00000000" w:rsidRDefault="00000000" w:rsidRPr="00000000" w14:paraId="000001D3">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A detailed messaging document should be provided to the working team at kickoff. It should include the following:</w:t>
      </w:r>
      <w:r w:rsidDel="00000000" w:rsidR="00000000" w:rsidRPr="00000000">
        <w:rPr>
          <w:rtl w:val="0"/>
        </w:rPr>
      </w:r>
    </w:p>
    <w:p w:rsidR="00000000" w:rsidDel="00000000" w:rsidP="00000000" w:rsidRDefault="00000000" w:rsidRPr="00000000" w14:paraId="000001D4">
      <w:pPr>
        <w:numPr>
          <w:ilvl w:val="0"/>
          <w:numId w:val="35"/>
        </w:numPr>
        <w:spacing w:after="120" w:before="0" w:line="276" w:lineRule="auto"/>
        <w:ind w:left="720" w:hanging="360"/>
        <w:rPr>
          <w:rFonts w:ascii="Roboto" w:cs="Roboto" w:eastAsia="Roboto" w:hAnsi="Roboto"/>
          <w:sz w:val="20"/>
          <w:szCs w:val="20"/>
        </w:rPr>
      </w:pPr>
      <w:commentRangeStart w:id="11"/>
      <w:r w:rsidDel="00000000" w:rsidR="00000000" w:rsidRPr="00000000">
        <w:rPr>
          <w:rFonts w:ascii="Roboto" w:cs="Roboto" w:eastAsia="Roboto" w:hAnsi="Roboto"/>
          <w:color w:val="082029"/>
          <w:rtl w:val="0"/>
        </w:rPr>
        <w:t xml:space="preserve">Target market and opportunity</w:t>
      </w:r>
    </w:p>
    <w:p w:rsidR="00000000" w:rsidDel="00000000" w:rsidP="00000000" w:rsidRDefault="00000000" w:rsidRPr="00000000" w14:paraId="000001D5">
      <w:pPr>
        <w:numPr>
          <w:ilvl w:val="0"/>
          <w:numId w:val="35"/>
        </w:numPr>
        <w:spacing w:after="120" w:before="0" w:line="276" w:lineRule="auto"/>
        <w:ind w:left="720" w:hanging="360"/>
        <w:rPr>
          <w:rFonts w:ascii="Roboto" w:cs="Roboto" w:eastAsia="Roboto" w:hAnsi="Roboto"/>
          <w:sz w:val="20"/>
          <w:szCs w:val="20"/>
        </w:rPr>
      </w:pPr>
      <w:r w:rsidDel="00000000" w:rsidR="00000000" w:rsidRPr="00000000">
        <w:rPr>
          <w:rFonts w:ascii="Roboto" w:cs="Roboto" w:eastAsia="Roboto" w:hAnsi="Roboto"/>
          <w:color w:val="082029"/>
          <w:rtl w:val="0"/>
        </w:rPr>
        <w:t xml:space="preserve">ICP </w:t>
      </w:r>
    </w:p>
    <w:p w:rsidR="00000000" w:rsidDel="00000000" w:rsidP="00000000" w:rsidRDefault="00000000" w:rsidRPr="00000000" w14:paraId="000001D6">
      <w:pPr>
        <w:numPr>
          <w:ilvl w:val="0"/>
          <w:numId w:val="35"/>
        </w:numPr>
        <w:spacing w:after="120" w:before="0" w:line="276" w:lineRule="auto"/>
        <w:ind w:left="720" w:hanging="360"/>
        <w:rPr>
          <w:rFonts w:ascii="Roboto" w:cs="Roboto" w:eastAsia="Roboto" w:hAnsi="Roboto"/>
          <w:sz w:val="20"/>
          <w:szCs w:val="20"/>
        </w:rPr>
      </w:pPr>
      <w:r w:rsidDel="00000000" w:rsidR="00000000" w:rsidRPr="00000000">
        <w:rPr>
          <w:rFonts w:ascii="Roboto" w:cs="Roboto" w:eastAsia="Roboto" w:hAnsi="Roboto"/>
          <w:color w:val="082029"/>
          <w:rtl w:val="0"/>
        </w:rPr>
        <w:t xml:space="preserve">Buyer personas: title, responsibilities, DM power, pain points/challenges, goals/motivators, triggers and objections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D7">
      <w:pPr>
        <w:numPr>
          <w:ilvl w:val="0"/>
          <w:numId w:val="35"/>
        </w:numPr>
        <w:spacing w:after="120" w:before="0" w:line="276" w:lineRule="auto"/>
        <w:ind w:left="720" w:hanging="360"/>
        <w:rPr>
          <w:rFonts w:ascii="Roboto" w:cs="Roboto" w:eastAsia="Roboto" w:hAnsi="Roboto"/>
          <w:sz w:val="20"/>
          <w:szCs w:val="20"/>
        </w:rPr>
      </w:pPr>
      <w:r w:rsidDel="00000000" w:rsidR="00000000" w:rsidRPr="00000000">
        <w:rPr>
          <w:rFonts w:ascii="Roboto" w:cs="Roboto" w:eastAsia="Roboto" w:hAnsi="Roboto"/>
          <w:color w:val="082029"/>
          <w:rtl w:val="0"/>
        </w:rPr>
        <w:t xml:space="preserve">Market trends</w:t>
      </w:r>
    </w:p>
    <w:p w:rsidR="00000000" w:rsidDel="00000000" w:rsidP="00000000" w:rsidRDefault="00000000" w:rsidRPr="00000000" w14:paraId="000001D8">
      <w:pPr>
        <w:numPr>
          <w:ilvl w:val="0"/>
          <w:numId w:val="35"/>
        </w:numPr>
        <w:spacing w:after="120" w:before="0" w:line="276" w:lineRule="auto"/>
        <w:ind w:left="720" w:hanging="360"/>
        <w:rPr>
          <w:rFonts w:ascii="Roboto" w:cs="Roboto" w:eastAsia="Roboto" w:hAnsi="Roboto"/>
          <w:sz w:val="20"/>
          <w:szCs w:val="20"/>
        </w:rPr>
      </w:pPr>
      <w:r w:rsidDel="00000000" w:rsidR="00000000" w:rsidRPr="00000000">
        <w:rPr>
          <w:rFonts w:ascii="Roboto" w:cs="Roboto" w:eastAsia="Roboto" w:hAnsi="Roboto"/>
          <w:color w:val="082029"/>
          <w:rtl w:val="0"/>
        </w:rPr>
        <w:t xml:space="preserve">Competitor analysis: key competitors and their positioning, SWOT, differentiators, regulatory/compliance considerations, etc.</w:t>
      </w:r>
    </w:p>
    <w:p w:rsidR="00000000" w:rsidDel="00000000" w:rsidP="00000000" w:rsidRDefault="00000000" w:rsidRPr="00000000" w14:paraId="000001D9">
      <w:pPr>
        <w:numPr>
          <w:ilvl w:val="0"/>
          <w:numId w:val="35"/>
        </w:numPr>
        <w:spacing w:after="120" w:before="0" w:line="276" w:lineRule="auto"/>
        <w:ind w:left="720" w:hanging="360"/>
        <w:rPr>
          <w:rFonts w:ascii="Roboto" w:cs="Roboto" w:eastAsia="Roboto" w:hAnsi="Roboto"/>
          <w:sz w:val="20"/>
          <w:szCs w:val="20"/>
        </w:rPr>
      </w:pPr>
      <w:r w:rsidDel="00000000" w:rsidR="00000000" w:rsidRPr="00000000">
        <w:rPr>
          <w:rFonts w:ascii="Roboto" w:cs="Roboto" w:eastAsia="Roboto" w:hAnsi="Roboto"/>
          <w:color w:val="082029"/>
          <w:rtl w:val="0"/>
        </w:rPr>
        <w:t xml:space="preserve">Unique value proposition (UVP)</w:t>
      </w:r>
    </w:p>
    <w:p w:rsidR="00000000" w:rsidDel="00000000" w:rsidP="00000000" w:rsidRDefault="00000000" w:rsidRPr="00000000" w14:paraId="000001DA">
      <w:pPr>
        <w:numPr>
          <w:ilvl w:val="0"/>
          <w:numId w:val="35"/>
        </w:numPr>
        <w:spacing w:after="120" w:before="0" w:line="276" w:lineRule="auto"/>
        <w:ind w:left="720" w:hanging="360"/>
        <w:rPr>
          <w:rFonts w:ascii="Roboto" w:cs="Roboto" w:eastAsia="Roboto" w:hAnsi="Roboto"/>
          <w:sz w:val="20"/>
          <w:szCs w:val="20"/>
        </w:rPr>
      </w:pPr>
      <w:r w:rsidDel="00000000" w:rsidR="00000000" w:rsidRPr="00000000">
        <w:rPr>
          <w:rFonts w:ascii="Roboto" w:cs="Roboto" w:eastAsia="Roboto" w:hAnsi="Roboto"/>
          <w:color w:val="082029"/>
          <w:rtl w:val="0"/>
        </w:rPr>
        <w:t xml:space="preserve">Core messaging pillars</w:t>
      </w:r>
      <w:r w:rsidDel="00000000" w:rsidR="00000000" w:rsidRPr="00000000">
        <w:rPr>
          <w:rtl w:val="0"/>
        </w:rPr>
      </w:r>
    </w:p>
    <w:p w:rsidR="00000000" w:rsidDel="00000000" w:rsidP="00000000" w:rsidRDefault="00000000" w:rsidRPr="00000000" w14:paraId="000001DB">
      <w:pPr>
        <w:numPr>
          <w:ilvl w:val="0"/>
          <w:numId w:val="35"/>
        </w:numPr>
        <w:spacing w:after="120" w:before="0" w:line="276" w:lineRule="auto"/>
        <w:ind w:left="720" w:hanging="360"/>
        <w:rPr>
          <w:rFonts w:ascii="Roboto" w:cs="Roboto" w:eastAsia="Roboto" w:hAnsi="Roboto"/>
          <w:sz w:val="20"/>
          <w:szCs w:val="20"/>
        </w:rPr>
      </w:pPr>
      <w:r w:rsidDel="00000000" w:rsidR="00000000" w:rsidRPr="00000000">
        <w:rPr>
          <w:rFonts w:ascii="Roboto" w:cs="Roboto" w:eastAsia="Roboto" w:hAnsi="Roboto"/>
          <w:color w:val="082029"/>
          <w:rtl w:val="0"/>
        </w:rPr>
        <w:t xml:space="preserve">Elevator pitch</w:t>
      </w:r>
    </w:p>
    <w:p w:rsidR="00000000" w:rsidDel="00000000" w:rsidP="00000000" w:rsidRDefault="00000000" w:rsidRPr="00000000" w14:paraId="000001DC">
      <w:pPr>
        <w:numPr>
          <w:ilvl w:val="0"/>
          <w:numId w:val="35"/>
        </w:numPr>
        <w:spacing w:after="120" w:before="0" w:line="276" w:lineRule="auto"/>
        <w:ind w:left="720" w:hanging="360"/>
        <w:rPr>
          <w:rFonts w:ascii="Roboto" w:cs="Roboto" w:eastAsia="Roboto" w:hAnsi="Roboto"/>
          <w:sz w:val="20"/>
          <w:szCs w:val="20"/>
        </w:rPr>
      </w:pPr>
      <w:r w:rsidDel="00000000" w:rsidR="00000000" w:rsidRPr="00000000">
        <w:rPr>
          <w:rFonts w:ascii="Roboto" w:cs="Roboto" w:eastAsia="Roboto" w:hAnsi="Roboto"/>
          <w:color w:val="082029"/>
          <w:rtl w:val="0"/>
        </w:rPr>
        <w:t xml:space="preserve">Taglines: different for DM vs. technical user</w:t>
      </w:r>
    </w:p>
    <w:p w:rsidR="00000000" w:rsidDel="00000000" w:rsidP="00000000" w:rsidRDefault="00000000" w:rsidRPr="00000000" w14:paraId="000001DD">
      <w:pPr>
        <w:numPr>
          <w:ilvl w:val="0"/>
          <w:numId w:val="35"/>
        </w:numPr>
        <w:spacing w:after="120" w:before="0" w:line="276" w:lineRule="auto"/>
        <w:ind w:left="720" w:hanging="360"/>
        <w:rPr>
          <w:rFonts w:ascii="Roboto" w:cs="Roboto" w:eastAsia="Roboto" w:hAnsi="Roboto"/>
          <w:sz w:val="20"/>
          <w:szCs w:val="20"/>
        </w:rPr>
      </w:pPr>
      <w:r w:rsidDel="00000000" w:rsidR="00000000" w:rsidRPr="00000000">
        <w:rPr>
          <w:rFonts w:ascii="Roboto" w:cs="Roboto" w:eastAsia="Roboto" w:hAnsi="Roboto"/>
          <w:color w:val="082029"/>
          <w:rtl w:val="0"/>
        </w:rPr>
        <w:t xml:space="preserve">Proof points (reasons to believe what we’re saying): case study, stats (must cite sources with link), timely news articles and testimonials</w:t>
      </w:r>
    </w:p>
    <w:p w:rsidR="00000000" w:rsidDel="00000000" w:rsidP="00000000" w:rsidRDefault="00000000" w:rsidRPr="00000000" w14:paraId="000001DE">
      <w:pPr>
        <w:numPr>
          <w:ilvl w:val="0"/>
          <w:numId w:val="35"/>
        </w:numPr>
        <w:spacing w:after="120" w:before="0" w:line="276" w:lineRule="auto"/>
        <w:ind w:left="720" w:hanging="360"/>
        <w:rPr>
          <w:rFonts w:ascii="Roboto" w:cs="Roboto" w:eastAsia="Roboto" w:hAnsi="Roboto"/>
          <w:sz w:val="20"/>
          <w:szCs w:val="20"/>
        </w:rPr>
      </w:pPr>
      <w:r w:rsidDel="00000000" w:rsidR="00000000" w:rsidRPr="00000000">
        <w:rPr>
          <w:rFonts w:ascii="Roboto" w:cs="Roboto" w:eastAsia="Roboto" w:hAnsi="Roboto"/>
          <w:color w:val="082029"/>
          <w:rtl w:val="0"/>
        </w:rPr>
        <w:t xml:space="preserve">Product features and capabilities</w:t>
      </w:r>
    </w:p>
    <w:p w:rsidR="00000000" w:rsidDel="00000000" w:rsidP="00000000" w:rsidRDefault="00000000" w:rsidRPr="00000000" w14:paraId="000001DF">
      <w:pPr>
        <w:numPr>
          <w:ilvl w:val="0"/>
          <w:numId w:val="35"/>
        </w:numPr>
        <w:spacing w:after="120" w:before="0" w:line="276" w:lineRule="auto"/>
        <w:ind w:left="720" w:hanging="360"/>
        <w:rPr>
          <w:rFonts w:ascii="Roboto" w:cs="Roboto" w:eastAsia="Roboto" w:hAnsi="Roboto"/>
          <w:sz w:val="20"/>
          <w:szCs w:val="20"/>
        </w:rPr>
      </w:pPr>
      <w:r w:rsidDel="00000000" w:rsidR="00000000" w:rsidRPr="00000000">
        <w:rPr>
          <w:rFonts w:ascii="Roboto" w:cs="Roboto" w:eastAsia="Roboto" w:hAnsi="Roboto"/>
          <w:color w:val="082029"/>
          <w:rtl w:val="0"/>
        </w:rPr>
        <w:t xml:space="preserve">Product benefits </w:t>
      </w:r>
    </w:p>
    <w:p w:rsidR="00000000" w:rsidDel="00000000" w:rsidP="00000000" w:rsidRDefault="00000000" w:rsidRPr="00000000" w14:paraId="000001E0">
      <w:pPr>
        <w:numPr>
          <w:ilvl w:val="0"/>
          <w:numId w:val="35"/>
        </w:numPr>
        <w:spacing w:after="120" w:before="0" w:line="276" w:lineRule="auto"/>
        <w:ind w:left="720" w:hanging="360"/>
        <w:rPr>
          <w:rFonts w:ascii="Roboto" w:cs="Roboto" w:eastAsia="Roboto" w:hAnsi="Roboto"/>
          <w:sz w:val="20"/>
          <w:szCs w:val="20"/>
        </w:rPr>
      </w:pPr>
      <w:r w:rsidDel="00000000" w:rsidR="00000000" w:rsidRPr="00000000">
        <w:rPr>
          <w:rFonts w:ascii="Roboto" w:cs="Roboto" w:eastAsia="Roboto" w:hAnsi="Roboto"/>
          <w:color w:val="082029"/>
          <w:rtl w:val="0"/>
        </w:rPr>
        <w:t xml:space="preserve">Use cases</w:t>
      </w:r>
    </w:p>
    <w:p w:rsidR="00000000" w:rsidDel="00000000" w:rsidP="00000000" w:rsidRDefault="00000000" w:rsidRPr="00000000" w14:paraId="000001E1">
      <w:pPr>
        <w:numPr>
          <w:ilvl w:val="0"/>
          <w:numId w:val="35"/>
        </w:numPr>
        <w:spacing w:after="120" w:before="0" w:line="276" w:lineRule="auto"/>
        <w:ind w:left="720" w:hanging="360"/>
        <w:rPr>
          <w:rFonts w:ascii="Roboto" w:cs="Roboto" w:eastAsia="Roboto" w:hAnsi="Roboto"/>
          <w:sz w:val="20"/>
          <w:szCs w:val="20"/>
        </w:rPr>
      </w:pPr>
      <w:r w:rsidDel="00000000" w:rsidR="00000000" w:rsidRPr="00000000">
        <w:rPr>
          <w:rFonts w:ascii="Roboto" w:cs="Roboto" w:eastAsia="Roboto" w:hAnsi="Roboto"/>
          <w:color w:val="082029"/>
          <w:rtl w:val="0"/>
        </w:rPr>
        <w:t xml:space="preserve">Integrations and compatibility</w:t>
      </w:r>
    </w:p>
    <w:p w:rsidR="00000000" w:rsidDel="00000000" w:rsidP="00000000" w:rsidRDefault="00000000" w:rsidRPr="00000000" w14:paraId="000001E2">
      <w:pPr>
        <w:numPr>
          <w:ilvl w:val="0"/>
          <w:numId w:val="35"/>
        </w:numPr>
        <w:spacing w:after="120" w:before="0" w:line="276" w:lineRule="auto"/>
        <w:ind w:left="720" w:hanging="360"/>
        <w:rPr>
          <w:rFonts w:ascii="Roboto" w:cs="Roboto" w:eastAsia="Roboto" w:hAnsi="Roboto"/>
          <w:sz w:val="20"/>
          <w:szCs w:val="20"/>
        </w:rPr>
      </w:pPr>
      <w:r w:rsidDel="00000000" w:rsidR="00000000" w:rsidRPr="00000000">
        <w:rPr>
          <w:rFonts w:ascii="Roboto" w:cs="Roboto" w:eastAsia="Roboto" w:hAnsi="Roboto"/>
          <w:color w:val="082029"/>
          <w:rtl w:val="0"/>
        </w:rPr>
        <w:t xml:space="preserve">Audience-specific language and keywords</w:t>
      </w:r>
    </w:p>
    <w:p w:rsidR="00000000" w:rsidDel="00000000" w:rsidP="00000000" w:rsidRDefault="00000000" w:rsidRPr="00000000" w14:paraId="000001E3">
      <w:pPr>
        <w:spacing w:after="120" w:before="0" w:line="276" w:lineRule="auto"/>
        <w:ind w:left="0" w:firstLine="0"/>
        <w:rPr>
          <w:rFonts w:ascii="Roboto" w:cs="Roboto" w:eastAsia="Roboto" w:hAnsi="Roboto"/>
          <w:color w:val="082029"/>
        </w:rPr>
      </w:pPr>
      <w:r w:rsidDel="00000000" w:rsidR="00000000" w:rsidRPr="00000000">
        <w:rPr>
          <w:rFonts w:ascii="Roboto" w:cs="Roboto" w:eastAsia="Roboto" w:hAnsi="Roboto"/>
          <w:color w:val="082029"/>
          <w:rtl w:val="0"/>
        </w:rPr>
        <w:t xml:space="preserve">A deck template for the messaging file can be found </w:t>
      </w:r>
      <w:commentRangeStart w:id="12"/>
      <w:hyperlink r:id="rId54">
        <w:r w:rsidDel="00000000" w:rsidR="00000000" w:rsidRPr="00000000">
          <w:rPr>
            <w:rFonts w:ascii="Roboto" w:cs="Roboto" w:eastAsia="Roboto" w:hAnsi="Roboto"/>
            <w:color w:val="e24650"/>
            <w:u w:val="single"/>
            <w:rtl w:val="0"/>
          </w:rPr>
          <w:t xml:space="preserve">here</w:t>
        </w:r>
      </w:hyperlink>
      <w:r w:rsidDel="00000000" w:rsidR="00000000" w:rsidRPr="00000000">
        <w:rPr>
          <w:rFonts w:ascii="Roboto" w:cs="Roboto" w:eastAsia="Roboto" w:hAnsi="Roboto"/>
          <w:color w:val="082029"/>
          <w:rtl w:val="0"/>
        </w:rPr>
        <w:t xml:space="preserve">. </w:t>
      </w:r>
      <w:commentRangeEnd w:id="12"/>
      <w:r w:rsidDel="00000000" w:rsidR="00000000" w:rsidRPr="00000000">
        <w:commentReference w:id="12"/>
      </w:r>
      <w:r w:rsidDel="00000000" w:rsidR="00000000" w:rsidRPr="00000000">
        <w:rPr>
          <w:rFonts w:ascii="Roboto" w:cs="Roboto" w:eastAsia="Roboto" w:hAnsi="Roboto"/>
          <w:color w:val="082029"/>
          <w:rtl w:val="0"/>
        </w:rPr>
        <w:t xml:space="preserve">The messaging process should be a templated project in Asana to track progress. It should be added to the campaign portfolio in Asana. </w:t>
      </w:r>
    </w:p>
    <w:p w:rsidR="00000000" w:rsidDel="00000000" w:rsidP="00000000" w:rsidRDefault="00000000" w:rsidRPr="00000000" w14:paraId="000001E4">
      <w:pPr>
        <w:spacing w:after="120" w:before="0" w:line="276" w:lineRule="auto"/>
        <w:rPr>
          <w:rFonts w:ascii="Roboto" w:cs="Roboto" w:eastAsia="Roboto" w:hAnsi="Roboto"/>
          <w:color w:val="082029"/>
        </w:rPr>
      </w:pPr>
      <w:r w:rsidDel="00000000" w:rsidR="00000000" w:rsidRPr="00000000">
        <w:rPr>
          <w:rtl w:val="0"/>
        </w:rPr>
      </w:r>
    </w:p>
    <w:tbl>
      <w:tblPr>
        <w:tblStyle w:val="Table8"/>
        <w:tblW w:w="94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20"/>
        <w:tblGridChange w:id="0">
          <w:tblGrid>
            <w:gridCol w:w="9420"/>
          </w:tblGrid>
        </w:tblGridChange>
      </w:tblGrid>
      <w:tr>
        <w:trPr>
          <w:cantSplit w:val="0"/>
          <w:tblHeader w:val="0"/>
        </w:trPr>
        <w:tc>
          <w:tcPr>
            <w:tcBorders>
              <w:top w:color="e24650" w:space="0" w:sz="12" w:val="single"/>
              <w:left w:color="e24650" w:space="0" w:sz="12" w:val="single"/>
              <w:bottom w:color="e24650" w:space="0" w:sz="12" w:val="single"/>
              <w:right w:color="e24650" w:space="0" w:sz="12"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E5">
            <w:pPr>
              <w:spacing w:after="120" w:before="0" w:line="276" w:lineRule="auto"/>
              <w:rPr>
                <w:color w:val="f2f2f2"/>
              </w:rPr>
            </w:pPr>
            <w:r w:rsidDel="00000000" w:rsidR="00000000" w:rsidRPr="00000000">
              <w:rPr>
                <w:rFonts w:ascii="Roboto" w:cs="Roboto" w:eastAsia="Roboto" w:hAnsi="Roboto"/>
                <w:color w:val="e24650"/>
                <w:sz w:val="20"/>
                <w:szCs w:val="20"/>
                <w:rtl w:val="0"/>
              </w:rPr>
              <w:t xml:space="preserve">AI usage in messaging: A </w:t>
            </w:r>
            <w:hyperlink r:id="rId55">
              <w:r w:rsidDel="00000000" w:rsidR="00000000" w:rsidRPr="00000000">
                <w:rPr>
                  <w:b w:val="1"/>
                  <w:bCs w:val="1"/>
                  <w:color w:val="e24650"/>
                  <w:sz w:val="20"/>
                  <w:szCs w:val="20"/>
                  <w:u w:val="single"/>
                  <w:rtl w:val="0"/>
                </w:rPr>
                <w:t xml:space="preserve">prebuilt Gem</w:t>
              </w:r>
            </w:hyperlink>
            <w:r w:rsidDel="00000000" w:rsidR="00000000" w:rsidRPr="00000000">
              <w:rPr>
                <w:rFonts w:ascii="Roboto" w:cs="Roboto" w:eastAsia="Roboto" w:hAnsi="Roboto"/>
                <w:color w:val="e24650"/>
                <w:sz w:val="20"/>
                <w:szCs w:val="20"/>
                <w:rtl w:val="0"/>
              </w:rPr>
              <w:t xml:space="preserve"> is used to generate messaging in a standardized template; output must be thoroughly reviewed and edited by PMM to ensure specific verbiage can be used in campaign content</w:t>
            </w:r>
            <w:r w:rsidDel="00000000" w:rsidR="00000000" w:rsidRPr="00000000">
              <w:rPr>
                <w:rtl w:val="0"/>
              </w:rPr>
            </w:r>
          </w:p>
        </w:tc>
      </w:tr>
    </w:tbl>
    <w:p w:rsidR="00000000" w:rsidDel="00000000" w:rsidP="00000000" w:rsidRDefault="00000000" w:rsidRPr="00000000" w14:paraId="000001E6">
      <w:pPr>
        <w:pStyle w:val="Heading2"/>
        <w:spacing w:after="120" w:before="0" w:line="276" w:lineRule="auto"/>
        <w:rPr/>
      </w:pPr>
      <w:bookmarkStart w:colFirst="0" w:colLast="0" w:name="_1y019eiv59gp" w:id="58"/>
      <w:bookmarkEnd w:id="58"/>
      <w:r w:rsidDel="00000000" w:rsidR="00000000" w:rsidRPr="00000000">
        <w:rPr>
          <w:rtl w:val="0"/>
        </w:rPr>
      </w:r>
    </w:p>
    <w:p w:rsidR="00000000" w:rsidDel="00000000" w:rsidP="00000000" w:rsidRDefault="00000000" w:rsidRPr="00000000" w14:paraId="000001E7">
      <w:pPr>
        <w:pStyle w:val="Heading2"/>
        <w:spacing w:after="120" w:before="0" w:line="276" w:lineRule="auto"/>
        <w:rPr/>
      </w:pPr>
      <w:bookmarkStart w:colFirst="0" w:colLast="0" w:name="_71qnffu3kiyk" w:id="59"/>
      <w:bookmarkEnd w:id="59"/>
      <w:r w:rsidDel="00000000" w:rsidR="00000000" w:rsidRPr="00000000">
        <w:rPr>
          <w:rtl w:val="0"/>
        </w:rPr>
        <w:t xml:space="preserve">Slack channel</w:t>
      </w:r>
    </w:p>
    <w:p w:rsidR="00000000" w:rsidDel="00000000" w:rsidP="00000000" w:rsidRDefault="00000000" w:rsidRPr="00000000" w14:paraId="000001E8">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Owner: Campaign Manager</w:t>
      </w:r>
    </w:p>
    <w:p w:rsidR="00000000" w:rsidDel="00000000" w:rsidP="00000000" w:rsidRDefault="00000000" w:rsidRPr="00000000" w14:paraId="000001E9">
      <w:pPr>
        <w:spacing w:after="120" w:before="0" w:line="276" w:lineRule="auto"/>
        <w:rPr>
          <w:rFonts w:ascii="Roboto" w:cs="Roboto" w:eastAsia="Roboto" w:hAnsi="Roboto"/>
          <w:color w:val="082029"/>
        </w:rPr>
      </w:pPr>
      <w:r w:rsidDel="00000000" w:rsidR="00000000" w:rsidRPr="00000000">
        <w:rPr>
          <w:rtl w:val="0"/>
        </w:rPr>
      </w:r>
    </w:p>
    <w:p w:rsidR="00000000" w:rsidDel="00000000" w:rsidP="00000000" w:rsidRDefault="00000000" w:rsidRPr="00000000" w14:paraId="000001EA">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Create two Slack channel:</w:t>
      </w:r>
    </w:p>
    <w:p w:rsidR="00000000" w:rsidDel="00000000" w:rsidP="00000000" w:rsidRDefault="00000000" w:rsidRPr="00000000" w14:paraId="000001EB">
      <w:pPr>
        <w:numPr>
          <w:ilvl w:val="0"/>
          <w:numId w:val="15"/>
        </w:numPr>
        <w:spacing w:after="120" w:before="0" w:line="276" w:lineRule="auto"/>
        <w:ind w:left="720" w:hanging="360"/>
      </w:pPr>
      <w:r w:rsidDel="00000000" w:rsidR="00000000" w:rsidRPr="00000000">
        <w:rPr>
          <w:rFonts w:ascii="Roboto" w:cs="Roboto" w:eastAsia="Roboto" w:hAnsi="Roboto"/>
          <w:color w:val="082029"/>
          <w:rtl w:val="0"/>
        </w:rPr>
        <w:t xml:space="preserve">Campaign channel (full working team + stakeholders)</w:t>
      </w:r>
    </w:p>
    <w:p w:rsidR="00000000" w:rsidDel="00000000" w:rsidP="00000000" w:rsidRDefault="00000000" w:rsidRPr="00000000" w14:paraId="000001EC">
      <w:pPr>
        <w:numPr>
          <w:ilvl w:val="0"/>
          <w:numId w:val="3"/>
        </w:numPr>
        <w:spacing w:after="120" w:before="0" w:line="276" w:lineRule="auto"/>
        <w:ind w:left="1440" w:hanging="360"/>
      </w:pPr>
      <w:r w:rsidDel="00000000" w:rsidR="00000000" w:rsidRPr="00000000">
        <w:rPr>
          <w:rFonts w:ascii="Roboto" w:cs="Roboto" w:eastAsia="Roboto" w:hAnsi="Roboto"/>
          <w:color w:val="082029"/>
          <w:rtl w:val="0"/>
        </w:rPr>
        <w:t xml:space="preserve">Purpose: Includes the entire working team and anyone who needs to stay informed</w:t>
      </w:r>
    </w:p>
    <w:p w:rsidR="00000000" w:rsidDel="00000000" w:rsidP="00000000" w:rsidRDefault="00000000" w:rsidRPr="00000000" w14:paraId="000001ED">
      <w:pPr>
        <w:numPr>
          <w:ilvl w:val="0"/>
          <w:numId w:val="3"/>
        </w:numPr>
        <w:spacing w:after="120" w:before="0" w:line="276" w:lineRule="auto"/>
        <w:ind w:left="1440" w:hanging="360"/>
      </w:pPr>
      <w:r w:rsidDel="00000000" w:rsidR="00000000" w:rsidRPr="00000000">
        <w:rPr>
          <w:rFonts w:ascii="Roboto" w:cs="Roboto" w:eastAsia="Roboto" w:hAnsi="Roboto"/>
          <w:color w:val="082029"/>
          <w:rtl w:val="0"/>
        </w:rPr>
        <w:t xml:space="preserve">Naming convention: ca-[campaign-name]</w:t>
      </w:r>
    </w:p>
    <w:p w:rsidR="00000000" w:rsidDel="00000000" w:rsidP="00000000" w:rsidRDefault="00000000" w:rsidRPr="00000000" w14:paraId="000001EE">
      <w:pPr>
        <w:numPr>
          <w:ilvl w:val="0"/>
          <w:numId w:val="3"/>
        </w:numPr>
        <w:spacing w:after="120" w:before="0" w:line="276" w:lineRule="auto"/>
        <w:ind w:left="1440" w:hanging="360"/>
      </w:pPr>
      <w:r w:rsidDel="00000000" w:rsidR="00000000" w:rsidRPr="00000000">
        <w:rPr>
          <w:rFonts w:ascii="Roboto" w:cs="Roboto" w:eastAsia="Roboto" w:hAnsi="Roboto"/>
          <w:color w:val="082029"/>
          <w:rtl w:val="0"/>
        </w:rPr>
        <w:t xml:space="preserve">Example: ca-payments-modernization</w:t>
      </w:r>
    </w:p>
    <w:p w:rsidR="00000000" w:rsidDel="00000000" w:rsidP="00000000" w:rsidRDefault="00000000" w:rsidRPr="00000000" w14:paraId="000001EF">
      <w:pPr>
        <w:numPr>
          <w:ilvl w:val="0"/>
          <w:numId w:val="15"/>
        </w:numPr>
        <w:spacing w:after="120" w:before="0" w:line="276" w:lineRule="auto"/>
        <w:ind w:left="720" w:hanging="360"/>
      </w:pPr>
      <w:r w:rsidDel="00000000" w:rsidR="00000000" w:rsidRPr="00000000">
        <w:rPr>
          <w:rFonts w:ascii="Roboto" w:cs="Roboto" w:eastAsia="Roboto" w:hAnsi="Roboto"/>
          <w:color w:val="082029"/>
          <w:rtl w:val="0"/>
        </w:rPr>
        <w:t xml:space="preserve">Marketing-only campaign channel</w:t>
      </w:r>
    </w:p>
    <w:p w:rsidR="00000000" w:rsidDel="00000000" w:rsidP="00000000" w:rsidRDefault="00000000" w:rsidRPr="00000000" w14:paraId="000001F0">
      <w:pPr>
        <w:numPr>
          <w:ilvl w:val="0"/>
          <w:numId w:val="44"/>
        </w:numPr>
        <w:spacing w:after="120" w:before="0" w:line="276" w:lineRule="auto"/>
        <w:ind w:left="1440" w:hanging="360"/>
      </w:pPr>
      <w:r w:rsidDel="00000000" w:rsidR="00000000" w:rsidRPr="00000000">
        <w:rPr>
          <w:rFonts w:ascii="Roboto" w:cs="Roboto" w:eastAsia="Roboto" w:hAnsi="Roboto"/>
          <w:color w:val="082029"/>
          <w:rtl w:val="0"/>
        </w:rPr>
        <w:t xml:space="preserve">Purpose: Marketing team members only to have marketing-specific conversations</w:t>
      </w:r>
    </w:p>
    <w:p w:rsidR="00000000" w:rsidDel="00000000" w:rsidP="00000000" w:rsidRDefault="00000000" w:rsidRPr="00000000" w14:paraId="000001F1">
      <w:pPr>
        <w:numPr>
          <w:ilvl w:val="0"/>
          <w:numId w:val="44"/>
        </w:numPr>
        <w:spacing w:after="120" w:before="0" w:line="276" w:lineRule="auto"/>
        <w:ind w:left="1440" w:hanging="360"/>
      </w:pPr>
      <w:r w:rsidDel="00000000" w:rsidR="00000000" w:rsidRPr="00000000">
        <w:rPr>
          <w:rFonts w:ascii="Roboto" w:cs="Roboto" w:eastAsia="Roboto" w:hAnsi="Roboto"/>
          <w:color w:val="082029"/>
          <w:rtl w:val="0"/>
        </w:rPr>
        <w:t xml:space="preserve">Naming convention: ca-[campaign-name]-mkt</w:t>
      </w:r>
    </w:p>
    <w:p w:rsidR="00000000" w:rsidDel="00000000" w:rsidP="00000000" w:rsidRDefault="00000000" w:rsidRPr="00000000" w14:paraId="000001F2">
      <w:pPr>
        <w:numPr>
          <w:ilvl w:val="0"/>
          <w:numId w:val="44"/>
        </w:numPr>
        <w:spacing w:after="120" w:before="0" w:line="276" w:lineRule="auto"/>
        <w:ind w:left="1440" w:hanging="360"/>
      </w:pPr>
      <w:r w:rsidDel="00000000" w:rsidR="00000000" w:rsidRPr="00000000">
        <w:rPr>
          <w:rFonts w:ascii="Roboto" w:cs="Roboto" w:eastAsia="Roboto" w:hAnsi="Roboto"/>
          <w:color w:val="082029"/>
          <w:rtl w:val="0"/>
        </w:rPr>
        <w:t xml:space="preserve">Example: ca-payments-modernization-mkt</w:t>
      </w:r>
    </w:p>
    <w:p w:rsidR="00000000" w:rsidDel="00000000" w:rsidP="00000000" w:rsidRDefault="00000000" w:rsidRPr="00000000" w14:paraId="000001F3">
      <w:pPr>
        <w:spacing w:after="120" w:before="0" w:line="276" w:lineRule="auto"/>
        <w:ind w:left="720" w:firstLine="0"/>
        <w:rPr>
          <w:rFonts w:ascii="Roboto" w:cs="Roboto" w:eastAsia="Roboto" w:hAnsi="Roboto"/>
          <w:color w:val="082029"/>
        </w:rPr>
      </w:pPr>
      <w:r w:rsidDel="00000000" w:rsidR="00000000" w:rsidRPr="00000000">
        <w:rPr>
          <w:rtl w:val="0"/>
        </w:rPr>
      </w:r>
    </w:p>
    <w:p w:rsidR="00000000" w:rsidDel="00000000" w:rsidP="00000000" w:rsidRDefault="00000000" w:rsidRPr="00000000" w14:paraId="000001F4">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Pin the following in Slack channels:</w:t>
      </w:r>
    </w:p>
    <w:p w:rsidR="00000000" w:rsidDel="00000000" w:rsidP="00000000" w:rsidRDefault="00000000" w:rsidRPr="00000000" w14:paraId="000001F5">
      <w:pPr>
        <w:numPr>
          <w:ilvl w:val="0"/>
          <w:numId w:val="6"/>
        </w:numPr>
        <w:spacing w:after="120" w:before="0" w:line="276" w:lineRule="auto"/>
        <w:ind w:left="720" w:hanging="360"/>
        <w:rPr>
          <w:u w:val="none"/>
        </w:rPr>
      </w:pPr>
      <w:r w:rsidDel="00000000" w:rsidR="00000000" w:rsidRPr="00000000">
        <w:rPr>
          <w:rFonts w:ascii="Roboto" w:cs="Roboto" w:eastAsia="Roboto" w:hAnsi="Roboto"/>
          <w:color w:val="082029"/>
          <w:rtl w:val="0"/>
        </w:rPr>
        <w:t xml:space="preserve">Asana campaign portfolio</w:t>
      </w:r>
    </w:p>
    <w:p w:rsidR="00000000" w:rsidDel="00000000" w:rsidP="00000000" w:rsidRDefault="00000000" w:rsidRPr="00000000" w14:paraId="000001F6">
      <w:pPr>
        <w:numPr>
          <w:ilvl w:val="0"/>
          <w:numId w:val="6"/>
        </w:numPr>
        <w:spacing w:after="120" w:before="0" w:line="276" w:lineRule="auto"/>
        <w:ind w:left="720" w:hanging="360"/>
        <w:rPr>
          <w:u w:val="none"/>
        </w:rPr>
      </w:pPr>
      <w:r w:rsidDel="00000000" w:rsidR="00000000" w:rsidRPr="00000000">
        <w:rPr>
          <w:rFonts w:ascii="Roboto" w:cs="Roboto" w:eastAsia="Roboto" w:hAnsi="Roboto"/>
          <w:color w:val="082029"/>
          <w:rtl w:val="0"/>
        </w:rPr>
        <w:t xml:space="preserve">Campaign folder in the Google Drive</w:t>
      </w:r>
    </w:p>
    <w:p w:rsidR="00000000" w:rsidDel="00000000" w:rsidP="00000000" w:rsidRDefault="00000000" w:rsidRPr="00000000" w14:paraId="000001F7">
      <w:pPr>
        <w:numPr>
          <w:ilvl w:val="0"/>
          <w:numId w:val="6"/>
        </w:numPr>
        <w:spacing w:after="120" w:before="0" w:line="276" w:lineRule="auto"/>
        <w:ind w:left="720" w:hanging="360"/>
        <w:rPr>
          <w:u w:val="none"/>
        </w:rPr>
      </w:pPr>
      <w:r w:rsidDel="00000000" w:rsidR="00000000" w:rsidRPr="00000000">
        <w:rPr>
          <w:rFonts w:ascii="Roboto" w:cs="Roboto" w:eastAsia="Roboto" w:hAnsi="Roboto"/>
          <w:color w:val="082029"/>
          <w:rtl w:val="0"/>
        </w:rPr>
        <w:t xml:space="preserve">Messaging documents</w:t>
      </w:r>
    </w:p>
    <w:p w:rsidR="00000000" w:rsidDel="00000000" w:rsidP="00000000" w:rsidRDefault="00000000" w:rsidRPr="00000000" w14:paraId="000001F8">
      <w:pPr>
        <w:numPr>
          <w:ilvl w:val="0"/>
          <w:numId w:val="6"/>
        </w:numPr>
        <w:spacing w:after="120" w:before="0" w:line="276" w:lineRule="auto"/>
        <w:ind w:left="720" w:hanging="360"/>
        <w:rPr>
          <w:u w:val="none"/>
        </w:rPr>
      </w:pPr>
      <w:r w:rsidDel="00000000" w:rsidR="00000000" w:rsidRPr="00000000">
        <w:rPr>
          <w:rFonts w:ascii="Roboto" w:cs="Roboto" w:eastAsia="Roboto" w:hAnsi="Roboto"/>
          <w:color w:val="082029"/>
          <w:rtl w:val="0"/>
        </w:rPr>
        <w:t xml:space="preserve">Campaign brief</w:t>
      </w:r>
    </w:p>
    <w:p w:rsidR="00000000" w:rsidDel="00000000" w:rsidP="00000000" w:rsidRDefault="00000000" w:rsidRPr="00000000" w14:paraId="000001F9">
      <w:pPr>
        <w:pStyle w:val="Heading2"/>
        <w:spacing w:after="120" w:before="0" w:line="276" w:lineRule="auto"/>
        <w:rPr/>
      </w:pPr>
      <w:bookmarkStart w:colFirst="0" w:colLast="0" w:name="_vk81j44r0fpt" w:id="60"/>
      <w:bookmarkEnd w:id="60"/>
      <w:r w:rsidDel="00000000" w:rsidR="00000000" w:rsidRPr="00000000">
        <w:rPr>
          <w:rtl w:val="0"/>
        </w:rPr>
        <w:t xml:space="preserve">Keyword research and assets </w:t>
      </w:r>
    </w:p>
    <w:p w:rsidR="00000000" w:rsidDel="00000000" w:rsidP="00000000" w:rsidRDefault="00000000" w:rsidRPr="00000000" w14:paraId="000001FA">
      <w:pPr>
        <w:spacing w:after="120" w:before="0" w:line="276" w:lineRule="auto"/>
        <w:rPr>
          <w:rFonts w:ascii="Roboto" w:cs="Roboto" w:eastAsia="Roboto" w:hAnsi="Roboto"/>
        </w:rPr>
      </w:pPr>
      <w:r w:rsidDel="00000000" w:rsidR="00000000" w:rsidRPr="00000000">
        <w:rPr>
          <w:rFonts w:ascii="Roboto" w:cs="Roboto" w:eastAsia="Roboto" w:hAnsi="Roboto"/>
          <w:rtl w:val="0"/>
        </w:rPr>
        <w:t xml:space="preserve">Owner: SEO/GEO</w:t>
      </w:r>
    </w:p>
    <w:p w:rsidR="00000000" w:rsidDel="00000000" w:rsidP="00000000" w:rsidRDefault="00000000" w:rsidRPr="00000000" w14:paraId="000001FB">
      <w:pPr>
        <w:spacing w:after="120" w:before="0" w:line="276" w:lineRule="auto"/>
        <w:rPr>
          <w:rFonts w:ascii="Archivo" w:cs="Archivo" w:eastAsia="Archivo" w:hAnsi="Archivo"/>
          <w:color w:val="e24650"/>
          <w:sz w:val="26"/>
          <w:szCs w:val="26"/>
        </w:rPr>
      </w:pPr>
      <w:r w:rsidDel="00000000" w:rsidR="00000000" w:rsidRPr="00000000">
        <w:rPr>
          <w:rFonts w:ascii="Roboto" w:cs="Roboto" w:eastAsia="Roboto" w:hAnsi="Roboto"/>
          <w:sz w:val="26"/>
          <w:szCs w:val="26"/>
          <w:rtl w:val="0"/>
        </w:rPr>
        <w:t xml:space="preserve">⚙️</w:t>
      </w:r>
      <w:r w:rsidDel="00000000" w:rsidR="00000000" w:rsidRPr="00000000">
        <w:rPr>
          <w:rFonts w:ascii="Archivo" w:cs="Archivo" w:eastAsia="Archivo" w:hAnsi="Archivo"/>
          <w:color w:val="e24650"/>
          <w:sz w:val="26"/>
          <w:szCs w:val="26"/>
          <w:rtl w:val="0"/>
        </w:rPr>
        <w:t xml:space="preserve">Asana project template: keyword research</w:t>
      </w:r>
    </w:p>
    <w:p w:rsidR="00000000" w:rsidDel="00000000" w:rsidP="00000000" w:rsidRDefault="00000000" w:rsidRPr="00000000" w14:paraId="000001FC">
      <w:pPr>
        <w:spacing w:after="120" w:before="0" w:line="276" w:lineRule="auto"/>
        <w:rPr>
          <w:rFonts w:ascii="Archivo" w:cs="Archivo" w:eastAsia="Archivo" w:hAnsi="Archivo"/>
          <w:color w:val="e24650"/>
          <w:sz w:val="26"/>
          <w:szCs w:val="26"/>
        </w:rPr>
      </w:pPr>
      <w:r w:rsidDel="00000000" w:rsidR="00000000" w:rsidRPr="00000000">
        <w:rPr>
          <w:rFonts w:ascii="Archivo" w:cs="Archivo" w:eastAsia="Archivo" w:hAnsi="Archivo"/>
          <w:color w:val="e24650"/>
          <w:sz w:val="26"/>
          <w:szCs w:val="26"/>
          <w:rtl w:val="0"/>
        </w:rPr>
        <w:t xml:space="preserve">⚙️</w:t>
      </w:r>
      <w:r w:rsidDel="00000000" w:rsidR="00000000" w:rsidRPr="00000000">
        <w:rPr>
          <w:rFonts w:ascii="Archivo" w:cs="Archivo" w:eastAsia="Archivo" w:hAnsi="Archivo"/>
          <w:color w:val="e24650"/>
          <w:sz w:val="26"/>
          <w:szCs w:val="26"/>
          <w:rtl w:val="0"/>
        </w:rPr>
        <w:t xml:space="preserve">Asana project template: SEO solution page - new</w:t>
      </w:r>
    </w:p>
    <w:p w:rsidR="00000000" w:rsidDel="00000000" w:rsidP="00000000" w:rsidRDefault="00000000" w:rsidRPr="00000000" w14:paraId="000001FD">
      <w:pPr>
        <w:spacing w:after="120" w:before="0" w:line="276" w:lineRule="auto"/>
        <w:rPr>
          <w:rFonts w:ascii="Archivo" w:cs="Archivo" w:eastAsia="Archivo" w:hAnsi="Archivo"/>
          <w:color w:val="e24650"/>
          <w:sz w:val="26"/>
          <w:szCs w:val="26"/>
        </w:rPr>
      </w:pPr>
      <w:r w:rsidDel="00000000" w:rsidR="00000000" w:rsidRPr="00000000">
        <w:rPr>
          <w:rFonts w:ascii="Archivo" w:cs="Archivo" w:eastAsia="Archivo" w:hAnsi="Archivo"/>
          <w:color w:val="e24650"/>
          <w:sz w:val="26"/>
          <w:szCs w:val="26"/>
          <w:rtl w:val="0"/>
        </w:rPr>
        <w:t xml:space="preserve">⚙️</w:t>
      </w:r>
      <w:r w:rsidDel="00000000" w:rsidR="00000000" w:rsidRPr="00000000">
        <w:rPr>
          <w:rFonts w:ascii="Archivo" w:cs="Archivo" w:eastAsia="Archivo" w:hAnsi="Archivo"/>
          <w:color w:val="e24650"/>
          <w:sz w:val="26"/>
          <w:szCs w:val="26"/>
          <w:rtl w:val="0"/>
        </w:rPr>
        <w:t xml:space="preserve">Asana project template: SEO solution page - refresh</w:t>
      </w:r>
    </w:p>
    <w:p w:rsidR="00000000" w:rsidDel="00000000" w:rsidP="00000000" w:rsidRDefault="00000000" w:rsidRPr="00000000" w14:paraId="000001FE">
      <w:pPr>
        <w:spacing w:after="120" w:before="0" w:line="276" w:lineRule="auto"/>
        <w:rPr>
          <w:rFonts w:ascii="Archivo" w:cs="Archivo" w:eastAsia="Archivo" w:hAnsi="Archivo"/>
          <w:color w:val="e24650"/>
          <w:sz w:val="26"/>
          <w:szCs w:val="26"/>
        </w:rPr>
      </w:pPr>
      <w:r w:rsidDel="00000000" w:rsidR="00000000" w:rsidRPr="00000000">
        <w:rPr>
          <w:rFonts w:ascii="Archivo" w:cs="Archivo" w:eastAsia="Archivo" w:hAnsi="Archivo"/>
          <w:color w:val="e24650"/>
          <w:sz w:val="26"/>
          <w:szCs w:val="26"/>
          <w:rtl w:val="0"/>
        </w:rPr>
        <w:t xml:space="preserve">⚙️</w:t>
      </w:r>
      <w:r w:rsidDel="00000000" w:rsidR="00000000" w:rsidRPr="00000000">
        <w:rPr>
          <w:rFonts w:ascii="Archivo" w:cs="Archivo" w:eastAsia="Archivo" w:hAnsi="Archivo"/>
          <w:color w:val="e24650"/>
          <w:sz w:val="26"/>
          <w:szCs w:val="26"/>
          <w:rtl w:val="0"/>
        </w:rPr>
        <w:t xml:space="preserve">Asana project template: SEO product page - new</w:t>
      </w:r>
    </w:p>
    <w:p w:rsidR="00000000" w:rsidDel="00000000" w:rsidP="00000000" w:rsidRDefault="00000000" w:rsidRPr="00000000" w14:paraId="000001FF">
      <w:pPr>
        <w:spacing w:after="120" w:before="0" w:line="276" w:lineRule="auto"/>
        <w:rPr>
          <w:rFonts w:ascii="Archivo" w:cs="Archivo" w:eastAsia="Archivo" w:hAnsi="Archivo"/>
          <w:color w:val="e24650"/>
          <w:sz w:val="26"/>
          <w:szCs w:val="26"/>
        </w:rPr>
      </w:pPr>
      <w:r w:rsidDel="00000000" w:rsidR="00000000" w:rsidRPr="00000000">
        <w:rPr>
          <w:rFonts w:ascii="Archivo" w:cs="Archivo" w:eastAsia="Archivo" w:hAnsi="Archivo"/>
          <w:color w:val="e24650"/>
          <w:sz w:val="26"/>
          <w:szCs w:val="26"/>
          <w:rtl w:val="0"/>
        </w:rPr>
        <w:t xml:space="preserve">⚙️</w:t>
      </w:r>
      <w:r w:rsidDel="00000000" w:rsidR="00000000" w:rsidRPr="00000000">
        <w:rPr>
          <w:rFonts w:ascii="Archivo" w:cs="Archivo" w:eastAsia="Archivo" w:hAnsi="Archivo"/>
          <w:color w:val="e24650"/>
          <w:sz w:val="26"/>
          <w:szCs w:val="26"/>
          <w:rtl w:val="0"/>
        </w:rPr>
        <w:t xml:space="preserve">Asana project template: SEO product page - refresh</w:t>
      </w:r>
    </w:p>
    <w:p w:rsidR="00000000" w:rsidDel="00000000" w:rsidP="00000000" w:rsidRDefault="00000000" w:rsidRPr="00000000" w14:paraId="00000200">
      <w:pPr>
        <w:spacing w:after="120" w:before="0" w:line="276" w:lineRule="auto"/>
        <w:rPr>
          <w:rFonts w:ascii="Archivo" w:cs="Archivo" w:eastAsia="Archivo" w:hAnsi="Archivo"/>
          <w:color w:val="e24650"/>
          <w:sz w:val="26"/>
          <w:szCs w:val="26"/>
        </w:rPr>
      </w:pPr>
      <w:r w:rsidDel="00000000" w:rsidR="00000000" w:rsidRPr="00000000">
        <w:rPr>
          <w:rFonts w:ascii="Archivo" w:cs="Archivo" w:eastAsia="Archivo" w:hAnsi="Archivo"/>
          <w:color w:val="e24650"/>
          <w:sz w:val="26"/>
          <w:szCs w:val="26"/>
          <w:rtl w:val="0"/>
        </w:rPr>
        <w:t xml:space="preserve">⚙️</w:t>
      </w:r>
      <w:r w:rsidDel="00000000" w:rsidR="00000000" w:rsidRPr="00000000">
        <w:rPr>
          <w:rFonts w:ascii="Archivo" w:cs="Archivo" w:eastAsia="Archivo" w:hAnsi="Archivo"/>
          <w:color w:val="e24650"/>
          <w:sz w:val="26"/>
          <w:szCs w:val="26"/>
          <w:rtl w:val="0"/>
        </w:rPr>
        <w:t xml:space="preserve">Asana project template: SEO blog post - new</w:t>
      </w:r>
    </w:p>
    <w:p w:rsidR="00000000" w:rsidDel="00000000" w:rsidP="00000000" w:rsidRDefault="00000000" w:rsidRPr="00000000" w14:paraId="00000201">
      <w:pPr>
        <w:spacing w:after="120" w:before="0" w:line="276" w:lineRule="auto"/>
        <w:rPr>
          <w:rFonts w:ascii="Archivo" w:cs="Archivo" w:eastAsia="Archivo" w:hAnsi="Archivo"/>
          <w:color w:val="e24650"/>
          <w:sz w:val="26"/>
          <w:szCs w:val="26"/>
        </w:rPr>
      </w:pPr>
      <w:hyperlink r:id="rId56">
        <w:r w:rsidDel="00000000" w:rsidR="00000000" w:rsidRPr="00000000">
          <w:rPr>
            <w:rFonts w:ascii="Archivo" w:cs="Archivo" w:eastAsia="Archivo" w:hAnsi="Archivo"/>
            <w:color w:val="1155cc"/>
            <w:sz w:val="26"/>
            <w:szCs w:val="26"/>
            <w:u w:val="single"/>
            <w:rtl w:val="0"/>
          </w:rPr>
          <w:t xml:space="preserve">⚙️</w:t>
        </w:r>
      </w:hyperlink>
      <w:hyperlink r:id="rId57">
        <w:r w:rsidDel="00000000" w:rsidR="00000000" w:rsidRPr="00000000">
          <w:rPr>
            <w:rFonts w:ascii="Archivo" w:cs="Archivo" w:eastAsia="Archivo" w:hAnsi="Archivo"/>
            <w:color w:val="1155cc"/>
            <w:sz w:val="26"/>
            <w:szCs w:val="26"/>
            <w:u w:val="single"/>
            <w:rtl w:val="0"/>
          </w:rPr>
          <w:t xml:space="preserve">Asana project template: SEO blog post - refresh</w:t>
        </w:r>
      </w:hyperlink>
      <w:r w:rsidDel="00000000" w:rsidR="00000000" w:rsidRPr="00000000">
        <w:rPr>
          <w:rtl w:val="0"/>
        </w:rPr>
      </w:r>
    </w:p>
    <w:p w:rsidR="00000000" w:rsidDel="00000000" w:rsidP="00000000" w:rsidRDefault="00000000" w:rsidRPr="00000000" w14:paraId="00000202">
      <w:pPr>
        <w:spacing w:after="120" w:before="0" w:line="276" w:lineRule="auto"/>
        <w:rPr>
          <w:rFonts w:ascii="Archivo" w:cs="Archivo" w:eastAsia="Archivo" w:hAnsi="Archivo"/>
          <w:color w:val="e24650"/>
          <w:sz w:val="26"/>
          <w:szCs w:val="26"/>
        </w:rPr>
      </w:pPr>
      <w:r w:rsidDel="00000000" w:rsidR="00000000" w:rsidRPr="00000000">
        <w:rPr>
          <w:rFonts w:ascii="Archivo" w:cs="Archivo" w:eastAsia="Archivo" w:hAnsi="Archivo"/>
          <w:color w:val="e24650"/>
          <w:sz w:val="26"/>
          <w:szCs w:val="26"/>
          <w:rtl w:val="0"/>
        </w:rPr>
        <w:t xml:space="preserve">⚙️</w:t>
      </w:r>
      <w:r w:rsidDel="00000000" w:rsidR="00000000" w:rsidRPr="00000000">
        <w:rPr>
          <w:rFonts w:ascii="Archivo" w:cs="Archivo" w:eastAsia="Archivo" w:hAnsi="Archivo"/>
          <w:color w:val="e24650"/>
          <w:sz w:val="26"/>
          <w:szCs w:val="26"/>
          <w:rtl w:val="0"/>
        </w:rPr>
        <w:t xml:space="preserve">Asana project template: SEO article - new</w:t>
      </w:r>
    </w:p>
    <w:p w:rsidR="00000000" w:rsidDel="00000000" w:rsidP="00000000" w:rsidRDefault="00000000" w:rsidRPr="00000000" w14:paraId="00000203">
      <w:pPr>
        <w:spacing w:after="120" w:before="0" w:line="276" w:lineRule="auto"/>
        <w:rPr>
          <w:rFonts w:ascii="Archivo" w:cs="Archivo" w:eastAsia="Archivo" w:hAnsi="Archivo"/>
          <w:color w:val="e24650"/>
          <w:sz w:val="26"/>
          <w:szCs w:val="26"/>
        </w:rPr>
      </w:pPr>
      <w:r w:rsidDel="00000000" w:rsidR="00000000" w:rsidRPr="00000000">
        <w:rPr>
          <w:rFonts w:ascii="Archivo" w:cs="Archivo" w:eastAsia="Archivo" w:hAnsi="Archivo"/>
          <w:color w:val="e24650"/>
          <w:sz w:val="26"/>
          <w:szCs w:val="26"/>
          <w:rtl w:val="0"/>
        </w:rPr>
        <w:t xml:space="preserve">⚙️</w:t>
      </w:r>
      <w:r w:rsidDel="00000000" w:rsidR="00000000" w:rsidRPr="00000000">
        <w:rPr>
          <w:rFonts w:ascii="Archivo" w:cs="Archivo" w:eastAsia="Archivo" w:hAnsi="Archivo"/>
          <w:color w:val="e24650"/>
          <w:sz w:val="26"/>
          <w:szCs w:val="26"/>
          <w:rtl w:val="0"/>
        </w:rPr>
        <w:t xml:space="preserve">Asana project template: SEO article - refresh</w:t>
      </w:r>
      <w:r w:rsidDel="00000000" w:rsidR="00000000" w:rsidRPr="00000000">
        <w:rPr>
          <w:rtl w:val="0"/>
        </w:rPr>
      </w:r>
    </w:p>
    <w:p w:rsidR="00000000" w:rsidDel="00000000" w:rsidP="00000000" w:rsidRDefault="00000000" w:rsidRPr="00000000" w14:paraId="00000204">
      <w:pPr>
        <w:spacing w:after="120" w:before="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205">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Keyword research should be conducted once messaging is complete, and does not need to be delayed until the kickoff meeting. All keyword research should live in the campaign folder on the Google Drive. Projects and tasks should be set up in Asana. Project templates exist for solution pages, blogs, articles and page refreshes. </w:t>
      </w:r>
    </w:p>
    <w:p w:rsidR="00000000" w:rsidDel="00000000" w:rsidP="00000000" w:rsidRDefault="00000000" w:rsidRPr="00000000" w14:paraId="00000206">
      <w:pPr>
        <w:spacing w:after="120" w:before="0" w:line="276" w:lineRule="auto"/>
        <w:rPr>
          <w:rFonts w:ascii="Roboto" w:cs="Roboto" w:eastAsia="Roboto" w:hAnsi="Roboto"/>
          <w:color w:val="082029"/>
        </w:rPr>
      </w:pPr>
      <w:r w:rsidDel="00000000" w:rsidR="00000000" w:rsidRPr="00000000">
        <w:rPr>
          <w:rtl w:val="0"/>
        </w:rPr>
      </w:r>
    </w:p>
    <w:p w:rsidR="00000000" w:rsidDel="00000000" w:rsidP="00000000" w:rsidRDefault="00000000" w:rsidRPr="00000000" w14:paraId="00000207">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Keyword research includes:</w:t>
      </w:r>
    </w:p>
    <w:p w:rsidR="00000000" w:rsidDel="00000000" w:rsidP="00000000" w:rsidRDefault="00000000" w:rsidRPr="00000000" w14:paraId="00000208">
      <w:pPr>
        <w:numPr>
          <w:ilvl w:val="0"/>
          <w:numId w:val="19"/>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Keyword analysis </w:t>
      </w:r>
    </w:p>
    <w:p w:rsidR="00000000" w:rsidDel="00000000" w:rsidP="00000000" w:rsidRDefault="00000000" w:rsidRPr="00000000" w14:paraId="00000209">
      <w:pPr>
        <w:numPr>
          <w:ilvl w:val="0"/>
          <w:numId w:val="19"/>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Recommendations for a solution page: layout, headers and keywords </w:t>
      </w:r>
    </w:p>
    <w:p w:rsidR="00000000" w:rsidDel="00000000" w:rsidP="00000000" w:rsidRDefault="00000000" w:rsidRPr="00000000" w14:paraId="0000020A">
      <w:pPr>
        <w:numPr>
          <w:ilvl w:val="0"/>
          <w:numId w:val="19"/>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Recommendations for new blog and article topics</w:t>
      </w:r>
    </w:p>
    <w:p w:rsidR="00000000" w:rsidDel="00000000" w:rsidP="00000000" w:rsidRDefault="00000000" w:rsidRPr="00000000" w14:paraId="0000020B">
      <w:pPr>
        <w:numPr>
          <w:ilvl w:val="1"/>
          <w:numId w:val="19"/>
        </w:numPr>
        <w:spacing w:after="120" w:before="0" w:line="276" w:lineRule="auto"/>
        <w:ind w:left="1440" w:hanging="360"/>
        <w:rPr>
          <w:rFonts w:ascii="Roboto" w:cs="Roboto" w:eastAsia="Roboto" w:hAnsi="Roboto"/>
        </w:rPr>
      </w:pPr>
      <w:r w:rsidDel="00000000" w:rsidR="00000000" w:rsidRPr="00000000">
        <w:rPr>
          <w:rFonts w:ascii="Roboto" w:cs="Roboto" w:eastAsia="Roboto" w:hAnsi="Roboto"/>
          <w:color w:val="082029"/>
          <w:rtl w:val="0"/>
        </w:rPr>
        <w:t xml:space="preserve">Blog: A unique point of view, thought-provoking or sharing something Redwood-specific</w:t>
      </w:r>
    </w:p>
    <w:p w:rsidR="00000000" w:rsidDel="00000000" w:rsidP="00000000" w:rsidRDefault="00000000" w:rsidRPr="00000000" w14:paraId="0000020C">
      <w:pPr>
        <w:numPr>
          <w:ilvl w:val="1"/>
          <w:numId w:val="19"/>
        </w:numPr>
        <w:spacing w:after="120" w:before="0" w:line="276" w:lineRule="auto"/>
        <w:ind w:left="1440" w:hanging="360"/>
        <w:rPr>
          <w:rFonts w:ascii="Roboto" w:cs="Roboto" w:eastAsia="Roboto" w:hAnsi="Roboto"/>
        </w:rPr>
      </w:pPr>
      <w:r w:rsidDel="00000000" w:rsidR="00000000" w:rsidRPr="00000000">
        <w:rPr>
          <w:rFonts w:ascii="Roboto" w:cs="Roboto" w:eastAsia="Roboto" w:hAnsi="Roboto"/>
          <w:color w:val="082029"/>
          <w:rtl w:val="0"/>
        </w:rPr>
        <w:t xml:space="preserve">Articles: Informative on industry topics and more agnostic</w:t>
      </w:r>
    </w:p>
    <w:p w:rsidR="00000000" w:rsidDel="00000000" w:rsidP="00000000" w:rsidRDefault="00000000" w:rsidRPr="00000000" w14:paraId="0000020D">
      <w:pPr>
        <w:numPr>
          <w:ilvl w:val="0"/>
          <w:numId w:val="19"/>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Recommendations for existing page refreshes</w:t>
      </w:r>
    </w:p>
    <w:p w:rsidR="00000000" w:rsidDel="00000000" w:rsidP="00000000" w:rsidRDefault="00000000" w:rsidRPr="00000000" w14:paraId="0000020E">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SEO/GEO recommendations should be included in the BOM. Each asset (page, post, article, etc.) should have its own Asana project. Each of these projects are owned by the appropriate member of the Web team.</w:t>
      </w:r>
    </w:p>
    <w:p w:rsidR="00000000" w:rsidDel="00000000" w:rsidP="00000000" w:rsidRDefault="00000000" w:rsidRPr="00000000" w14:paraId="0000020F">
      <w:pPr>
        <w:pStyle w:val="Heading2"/>
        <w:spacing w:after="120" w:before="0" w:line="276" w:lineRule="auto"/>
        <w:rPr>
          <w:rFonts w:ascii="Roboto" w:cs="Roboto" w:eastAsia="Roboto" w:hAnsi="Roboto"/>
        </w:rPr>
      </w:pPr>
      <w:bookmarkStart w:colFirst="0" w:colLast="0" w:name="_tn2ibgc15sot" w:id="61"/>
      <w:bookmarkEnd w:id="61"/>
      <w:r w:rsidDel="00000000" w:rsidR="00000000" w:rsidRPr="00000000">
        <w:rPr>
          <w:rFonts w:ascii="Roboto" w:cs="Roboto" w:eastAsia="Roboto" w:hAnsi="Roboto"/>
          <w:rtl w:val="0"/>
        </w:rPr>
        <w:t xml:space="preserve">Scheduling and materials for kickoff</w:t>
      </w:r>
      <w:r w:rsidDel="00000000" w:rsidR="00000000" w:rsidRPr="00000000">
        <w:rPr>
          <w:rtl w:val="0"/>
        </w:rPr>
      </w:r>
    </w:p>
    <w:p w:rsidR="00000000" w:rsidDel="00000000" w:rsidP="00000000" w:rsidRDefault="00000000" w:rsidRPr="00000000" w14:paraId="00000210">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Owner: Campaign Manager</w:t>
      </w:r>
    </w:p>
    <w:p w:rsidR="00000000" w:rsidDel="00000000" w:rsidP="00000000" w:rsidRDefault="00000000" w:rsidRPr="00000000" w14:paraId="00000211">
      <w:pPr>
        <w:spacing w:after="120" w:before="0" w:line="276" w:lineRule="auto"/>
        <w:rPr>
          <w:rFonts w:ascii="Roboto" w:cs="Roboto" w:eastAsia="Roboto" w:hAnsi="Roboto"/>
          <w:color w:val="e24650"/>
          <w:u w:val="single"/>
        </w:rPr>
      </w:pPr>
      <w:hyperlink r:id="rId58">
        <w:r w:rsidDel="00000000" w:rsidR="00000000" w:rsidRPr="00000000">
          <w:rPr>
            <w:rFonts w:ascii="Roboto" w:cs="Roboto" w:eastAsia="Roboto" w:hAnsi="Roboto"/>
            <w:color w:val="e24650"/>
            <w:u w:val="single"/>
            <w:rtl w:val="0"/>
          </w:rPr>
          <w:t xml:space="preserve">Campaign brief template</w:t>
        </w:r>
      </w:hyperlink>
      <w:r w:rsidDel="00000000" w:rsidR="00000000" w:rsidRPr="00000000">
        <w:rPr>
          <w:rtl w:val="0"/>
        </w:rPr>
      </w:r>
    </w:p>
    <w:p w:rsidR="00000000" w:rsidDel="00000000" w:rsidP="00000000" w:rsidRDefault="00000000" w:rsidRPr="00000000" w14:paraId="00000212">
      <w:pPr>
        <w:spacing w:after="120" w:before="0" w:line="276" w:lineRule="auto"/>
        <w:rPr>
          <w:rFonts w:ascii="Roboto" w:cs="Roboto" w:eastAsia="Roboto" w:hAnsi="Roboto"/>
          <w:color w:val="082029"/>
        </w:rPr>
      </w:pPr>
      <w:r w:rsidDel="00000000" w:rsidR="00000000" w:rsidRPr="00000000">
        <w:rPr>
          <w:rtl w:val="0"/>
        </w:rPr>
      </w:r>
    </w:p>
    <w:p w:rsidR="00000000" w:rsidDel="00000000" w:rsidP="00000000" w:rsidRDefault="00000000" w:rsidRPr="00000000" w14:paraId="00000213">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A campaign kickoff should be scheduled as soon as the working team is identified and a timeline for messaging completion is agreed upon by the Campaign Manager and the Product Marketer. Kickoff meetings are on average 8 weeks before the campaign goes live. </w:t>
      </w:r>
    </w:p>
    <w:p w:rsidR="00000000" w:rsidDel="00000000" w:rsidP="00000000" w:rsidRDefault="00000000" w:rsidRPr="00000000" w14:paraId="00000214">
      <w:pPr>
        <w:spacing w:after="120" w:before="0" w:line="276" w:lineRule="auto"/>
        <w:rPr>
          <w:rFonts w:ascii="Roboto" w:cs="Roboto" w:eastAsia="Roboto" w:hAnsi="Roboto"/>
          <w:color w:val="082029"/>
        </w:rPr>
      </w:pPr>
      <w:r w:rsidDel="00000000" w:rsidR="00000000" w:rsidRPr="00000000">
        <w:rPr>
          <w:rtl w:val="0"/>
        </w:rPr>
      </w:r>
    </w:p>
    <w:p w:rsidR="00000000" w:rsidDel="00000000" w:rsidP="00000000" w:rsidRDefault="00000000" w:rsidRPr="00000000" w14:paraId="00000215">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The campaign brief deck should include:</w:t>
      </w:r>
    </w:p>
    <w:p w:rsidR="00000000" w:rsidDel="00000000" w:rsidP="00000000" w:rsidRDefault="00000000" w:rsidRPr="00000000" w14:paraId="00000216">
      <w:pPr>
        <w:numPr>
          <w:ilvl w:val="0"/>
          <w:numId w:val="34"/>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Campaign name</w:t>
      </w:r>
    </w:p>
    <w:p w:rsidR="00000000" w:rsidDel="00000000" w:rsidP="00000000" w:rsidRDefault="00000000" w:rsidRPr="00000000" w14:paraId="00000217">
      <w:pPr>
        <w:numPr>
          <w:ilvl w:val="0"/>
          <w:numId w:val="34"/>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Working team</w:t>
      </w:r>
    </w:p>
    <w:p w:rsidR="00000000" w:rsidDel="00000000" w:rsidP="00000000" w:rsidRDefault="00000000" w:rsidRPr="00000000" w14:paraId="00000218">
      <w:pPr>
        <w:numPr>
          <w:ilvl w:val="0"/>
          <w:numId w:val="34"/>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Links to the Asana campaign portfolio, Google Drive folder, Slack channel and appropriate messaging documents</w:t>
      </w:r>
    </w:p>
    <w:p w:rsidR="00000000" w:rsidDel="00000000" w:rsidP="00000000" w:rsidRDefault="00000000" w:rsidRPr="00000000" w14:paraId="00000219">
      <w:pPr>
        <w:numPr>
          <w:ilvl w:val="0"/>
          <w:numId w:val="34"/>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Target launch date</w:t>
      </w:r>
    </w:p>
    <w:p w:rsidR="00000000" w:rsidDel="00000000" w:rsidP="00000000" w:rsidRDefault="00000000" w:rsidRPr="00000000" w14:paraId="0000021A">
      <w:pPr>
        <w:numPr>
          <w:ilvl w:val="0"/>
          <w:numId w:val="34"/>
        </w:numPr>
        <w:spacing w:after="120" w:before="0" w:line="276" w:lineRule="auto"/>
        <w:ind w:left="720" w:hanging="360"/>
        <w:rPr>
          <w:rFonts w:ascii="Roboto" w:cs="Roboto" w:eastAsia="Roboto" w:hAnsi="Roboto"/>
          <w:u w:val="none"/>
        </w:rPr>
      </w:pPr>
      <w:r w:rsidDel="00000000" w:rsidR="00000000" w:rsidRPr="00000000">
        <w:rPr>
          <w:rFonts w:ascii="Roboto" w:cs="Roboto" w:eastAsia="Roboto" w:hAnsi="Roboto"/>
          <w:color w:val="082029"/>
          <w:rtl w:val="0"/>
        </w:rPr>
        <w:t xml:space="preserve">Objective </w:t>
      </w:r>
    </w:p>
    <w:p w:rsidR="00000000" w:rsidDel="00000000" w:rsidP="00000000" w:rsidRDefault="00000000" w:rsidRPr="00000000" w14:paraId="0000021B">
      <w:pPr>
        <w:numPr>
          <w:ilvl w:val="0"/>
          <w:numId w:val="34"/>
        </w:numPr>
        <w:spacing w:after="120" w:before="0" w:line="276" w:lineRule="auto"/>
        <w:ind w:left="720" w:hanging="360"/>
        <w:rPr>
          <w:rFonts w:ascii="Roboto" w:cs="Roboto" w:eastAsia="Roboto" w:hAnsi="Roboto"/>
          <w:u w:val="none"/>
        </w:rPr>
      </w:pPr>
      <w:r w:rsidDel="00000000" w:rsidR="00000000" w:rsidRPr="00000000">
        <w:rPr>
          <w:rFonts w:ascii="Roboto" w:cs="Roboto" w:eastAsia="Roboto" w:hAnsi="Roboto"/>
          <w:color w:val="082029"/>
          <w:rtl w:val="0"/>
        </w:rPr>
        <w:t xml:space="preserve">Audience</w:t>
      </w:r>
    </w:p>
    <w:p w:rsidR="00000000" w:rsidDel="00000000" w:rsidP="00000000" w:rsidRDefault="00000000" w:rsidRPr="00000000" w14:paraId="0000021C">
      <w:pPr>
        <w:numPr>
          <w:ilvl w:val="0"/>
          <w:numId w:val="34"/>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Key messaging</w:t>
      </w:r>
    </w:p>
    <w:p w:rsidR="00000000" w:rsidDel="00000000" w:rsidP="00000000" w:rsidRDefault="00000000" w:rsidRPr="00000000" w14:paraId="0000021D">
      <w:pPr>
        <w:numPr>
          <w:ilvl w:val="0"/>
          <w:numId w:val="34"/>
        </w:numPr>
        <w:spacing w:after="120" w:before="0" w:line="276" w:lineRule="auto"/>
        <w:ind w:left="720" w:hanging="360"/>
        <w:rPr>
          <w:rFonts w:ascii="Roboto" w:cs="Roboto" w:eastAsia="Roboto" w:hAnsi="Roboto"/>
          <w:u w:val="none"/>
        </w:rPr>
      </w:pPr>
      <w:r w:rsidDel="00000000" w:rsidR="00000000" w:rsidRPr="00000000">
        <w:rPr>
          <w:rFonts w:ascii="Roboto" w:cs="Roboto" w:eastAsia="Roboto" w:hAnsi="Roboto"/>
          <w:color w:val="082029"/>
          <w:rtl w:val="0"/>
        </w:rPr>
        <w:t xml:space="preserve">Channels and tactics</w:t>
      </w:r>
    </w:p>
    <w:p w:rsidR="00000000" w:rsidDel="00000000" w:rsidP="00000000" w:rsidRDefault="00000000" w:rsidRPr="00000000" w14:paraId="0000021E">
      <w:pPr>
        <w:numPr>
          <w:ilvl w:val="0"/>
          <w:numId w:val="34"/>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Deliverables (BOM) with owners, due dates and placements</w:t>
      </w:r>
    </w:p>
    <w:p w:rsidR="00000000" w:rsidDel="00000000" w:rsidP="00000000" w:rsidRDefault="00000000" w:rsidRPr="00000000" w14:paraId="0000021F">
      <w:pPr>
        <w:numPr>
          <w:ilvl w:val="0"/>
          <w:numId w:val="34"/>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Key metrics: leading and lagging indicators</w:t>
      </w:r>
    </w:p>
    <w:p w:rsidR="00000000" w:rsidDel="00000000" w:rsidP="00000000" w:rsidRDefault="00000000" w:rsidRPr="00000000" w14:paraId="00000220">
      <w:pPr>
        <w:spacing w:after="120" w:before="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NOTE: Timelines assume final campaign messaging is provided before work begins and reviews are completed on time. Delays in reviews may impact launch dates.</w:t>
      </w:r>
      <w:r w:rsidDel="00000000" w:rsidR="00000000" w:rsidRPr="00000000">
        <w:rPr>
          <w:rtl w:val="0"/>
        </w:rPr>
      </w:r>
    </w:p>
    <w:p w:rsidR="00000000" w:rsidDel="00000000" w:rsidP="00000000" w:rsidRDefault="00000000" w:rsidRPr="00000000" w14:paraId="00000221">
      <w:pPr>
        <w:spacing w:after="120" w:before="0" w:line="276" w:lineRule="auto"/>
        <w:ind w:left="0" w:firstLine="0"/>
        <w:rPr>
          <w:rFonts w:ascii="Roboto" w:cs="Roboto" w:eastAsia="Roboto" w:hAnsi="Roboto"/>
        </w:rPr>
      </w:pPr>
      <w:r w:rsidDel="00000000" w:rsidR="00000000" w:rsidRPr="00000000">
        <w:rPr>
          <w:rtl w:val="0"/>
        </w:rPr>
      </w:r>
    </w:p>
    <w:tbl>
      <w:tblPr>
        <w:tblStyle w:val="Table9"/>
        <w:tblW w:w="77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80"/>
        <w:gridCol w:w="1575"/>
        <w:tblGridChange w:id="0">
          <w:tblGrid>
            <w:gridCol w:w="6180"/>
            <w:gridCol w:w="1575"/>
          </w:tblGrid>
        </w:tblGridChange>
      </w:tblGrid>
      <w:tr>
        <w:trPr>
          <w:cantSplit w:val="0"/>
          <w:trHeight w:val="520" w:hRule="atLeast"/>
          <w:tblHeader w:val="0"/>
        </w:trPr>
        <w:tc>
          <w:tcPr>
            <w:gridSpan w:val="2"/>
            <w:shd w:fill="f1f3f4" w:val="clear"/>
            <w:tcMar>
              <w:top w:w="100.0" w:type="dxa"/>
              <w:left w:w="100.0" w:type="dxa"/>
              <w:bottom w:w="100.0" w:type="dxa"/>
              <w:right w:w="100.0" w:type="dxa"/>
            </w:tcMar>
            <w:vAlign w:val="top"/>
          </w:tcPr>
          <w:p w:rsidR="00000000" w:rsidDel="00000000" w:rsidP="00000000" w:rsidRDefault="00000000" w:rsidRPr="00000000" w14:paraId="00000222">
            <w:pPr>
              <w:pStyle w:val="Heading2"/>
              <w:widowControl w:val="0"/>
              <w:spacing w:after="120" w:before="0" w:line="276" w:lineRule="auto"/>
              <w:ind w:left="0" w:firstLine="0"/>
              <w:rPr/>
            </w:pPr>
            <w:bookmarkStart w:colFirst="0" w:colLast="0" w:name="_pb4gifnh613z" w:id="62"/>
            <w:bookmarkEnd w:id="62"/>
            <w:r w:rsidDel="00000000" w:rsidR="00000000" w:rsidRPr="00000000">
              <w:rPr>
                <w:rtl w:val="0"/>
              </w:rPr>
              <w:t xml:space="preserve">Turnaround time by deliverable for planning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Average turnaround time after receiving messaging/content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color w:val="082029"/>
              </w:rPr>
            </w:pPr>
            <w:r w:rsidDel="00000000" w:rsidR="00000000" w:rsidRPr="00000000">
              <w:rPr>
                <w:rFonts w:ascii="Roboto" w:cs="Roboto" w:eastAsia="Roboto" w:hAnsi="Roboto"/>
                <w:color w:val="082029"/>
                <w:rtl w:val="0"/>
              </w:rPr>
              <w:t xml:space="preserve">New product or solution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color w:val="082029"/>
              </w:rPr>
            </w:pPr>
            <w:r w:rsidDel="00000000" w:rsidR="00000000" w:rsidRPr="00000000">
              <w:rPr>
                <w:rFonts w:ascii="Roboto" w:cs="Roboto" w:eastAsia="Roboto" w:hAnsi="Roboto"/>
                <w:color w:val="082029"/>
                <w:rtl w:val="0"/>
              </w:rPr>
              <w:t xml:space="preserve">4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color w:val="082029"/>
              </w:rPr>
            </w:pPr>
            <w:r w:rsidDel="00000000" w:rsidR="00000000" w:rsidRPr="00000000">
              <w:rPr>
                <w:rFonts w:ascii="Roboto" w:cs="Roboto" w:eastAsia="Roboto" w:hAnsi="Roboto"/>
                <w:color w:val="082029"/>
                <w:rtl w:val="0"/>
              </w:rPr>
              <w:t xml:space="preserve">Refresh to a product or solution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color w:val="082029"/>
              </w:rPr>
            </w:pPr>
            <w:r w:rsidDel="00000000" w:rsidR="00000000" w:rsidRPr="00000000">
              <w:rPr>
                <w:rFonts w:ascii="Roboto" w:cs="Roboto" w:eastAsia="Roboto" w:hAnsi="Roboto"/>
                <w:color w:val="082029"/>
                <w:rtl w:val="0"/>
              </w:rPr>
              <w:t xml:space="preserve">2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color w:val="082029"/>
              </w:rPr>
            </w:pPr>
            <w:r w:rsidDel="00000000" w:rsidR="00000000" w:rsidRPr="00000000">
              <w:rPr>
                <w:rFonts w:ascii="Roboto" w:cs="Roboto" w:eastAsia="Roboto" w:hAnsi="Roboto"/>
                <w:color w:val="082029"/>
                <w:rtl w:val="0"/>
              </w:rPr>
              <w:t xml:space="preserve">SEO-driven blog posts or articles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color w:val="082029"/>
              </w:rPr>
            </w:pPr>
            <w:r w:rsidDel="00000000" w:rsidR="00000000" w:rsidRPr="00000000">
              <w:rPr>
                <w:rFonts w:ascii="Roboto" w:cs="Roboto" w:eastAsia="Roboto" w:hAnsi="Roboto"/>
                <w:color w:val="082029"/>
                <w:rtl w:val="0"/>
              </w:rPr>
              <w:t xml:space="preserve">2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color w:val="082029"/>
              </w:rPr>
            </w:pPr>
            <w:r w:rsidDel="00000000" w:rsidR="00000000" w:rsidRPr="00000000">
              <w:rPr>
                <w:rFonts w:ascii="Roboto" w:cs="Roboto" w:eastAsia="Roboto" w:hAnsi="Roboto"/>
                <w:color w:val="082029"/>
                <w:rtl w:val="0"/>
              </w:rPr>
              <w:t xml:space="preserve">Press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color w:val="082029"/>
              </w:rPr>
            </w:pPr>
            <w:r w:rsidDel="00000000" w:rsidR="00000000" w:rsidRPr="00000000">
              <w:rPr>
                <w:rFonts w:ascii="Roboto" w:cs="Roboto" w:eastAsia="Roboto" w:hAnsi="Roboto"/>
                <w:color w:val="082029"/>
                <w:rtl w:val="0"/>
              </w:rPr>
              <w:t xml:space="preserve">3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color w:val="082029"/>
              </w:rPr>
            </w:pPr>
            <w:r w:rsidDel="00000000" w:rsidR="00000000" w:rsidRPr="00000000">
              <w:rPr>
                <w:rFonts w:ascii="Roboto" w:cs="Roboto" w:eastAsia="Roboto" w:hAnsi="Roboto"/>
                <w:color w:val="082029"/>
                <w:rtl w:val="0"/>
              </w:rPr>
              <w:t xml:space="preserve">Thought leadership blog posts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color w:val="082029"/>
              </w:rPr>
            </w:pPr>
            <w:r w:rsidDel="00000000" w:rsidR="00000000" w:rsidRPr="00000000">
              <w:rPr>
                <w:rFonts w:ascii="Roboto" w:cs="Roboto" w:eastAsia="Roboto" w:hAnsi="Roboto"/>
                <w:color w:val="082029"/>
                <w:rtl w:val="0"/>
              </w:rPr>
              <w:t xml:space="preserve">3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color w:val="082029"/>
              </w:rPr>
            </w:pPr>
            <w:r w:rsidDel="00000000" w:rsidR="00000000" w:rsidRPr="00000000">
              <w:rPr>
                <w:rFonts w:ascii="Roboto" w:cs="Roboto" w:eastAsia="Roboto" w:hAnsi="Roboto"/>
                <w:color w:val="082029"/>
                <w:rtl w:val="0"/>
              </w:rPr>
              <w:t xml:space="preserve">Sales 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color w:val="082029"/>
              </w:rPr>
            </w:pPr>
            <w:r w:rsidDel="00000000" w:rsidR="00000000" w:rsidRPr="00000000">
              <w:rPr>
                <w:rFonts w:ascii="Roboto" w:cs="Roboto" w:eastAsia="Roboto" w:hAnsi="Roboto"/>
                <w:color w:val="082029"/>
                <w:rtl w:val="0"/>
              </w:rPr>
              <w:t xml:space="preserve">2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color w:val="082029"/>
              </w:rPr>
            </w:pPr>
            <w:r w:rsidDel="00000000" w:rsidR="00000000" w:rsidRPr="00000000">
              <w:rPr>
                <w:rFonts w:ascii="Roboto" w:cs="Roboto" w:eastAsia="Roboto" w:hAnsi="Roboto"/>
                <w:color w:val="082029"/>
                <w:rtl w:val="0"/>
              </w:rPr>
              <w:t xml:space="preserve">Bylined articles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color w:val="082029"/>
              </w:rPr>
            </w:pPr>
            <w:r w:rsidDel="00000000" w:rsidR="00000000" w:rsidRPr="00000000">
              <w:rPr>
                <w:rFonts w:ascii="Roboto" w:cs="Roboto" w:eastAsia="Roboto" w:hAnsi="Roboto"/>
                <w:color w:val="082029"/>
                <w:rtl w:val="0"/>
              </w:rPr>
              <w:t xml:space="preserve">3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color w:val="082029"/>
              </w:rPr>
            </w:pPr>
            <w:r w:rsidDel="00000000" w:rsidR="00000000" w:rsidRPr="00000000">
              <w:rPr>
                <w:rFonts w:ascii="Roboto" w:cs="Roboto" w:eastAsia="Roboto" w:hAnsi="Roboto"/>
                <w:color w:val="082029"/>
                <w:rtl w:val="0"/>
              </w:rPr>
              <w:t xml:space="preserve">Research and insights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color w:val="082029"/>
              </w:rPr>
            </w:pPr>
            <w:r w:rsidDel="00000000" w:rsidR="00000000" w:rsidRPr="00000000">
              <w:rPr>
                <w:rFonts w:ascii="Roboto" w:cs="Roboto" w:eastAsia="Roboto" w:hAnsi="Roboto"/>
                <w:color w:val="082029"/>
                <w:rtl w:val="0"/>
              </w:rPr>
              <w:t xml:space="preserve">6-8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color w:val="082029"/>
              </w:rPr>
            </w:pPr>
            <w:r w:rsidDel="00000000" w:rsidR="00000000" w:rsidRPr="00000000">
              <w:rPr>
                <w:rFonts w:ascii="Roboto" w:cs="Roboto" w:eastAsia="Roboto" w:hAnsi="Roboto"/>
                <w:color w:val="082029"/>
                <w:rtl w:val="0"/>
              </w:rPr>
              <w:t xml:space="preserve">Long-form educational content (eBook, playbook, whitepaper)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color w:val="082029"/>
              </w:rPr>
            </w:pPr>
            <w:r w:rsidDel="00000000" w:rsidR="00000000" w:rsidRPr="00000000">
              <w:rPr>
                <w:rFonts w:ascii="Roboto" w:cs="Roboto" w:eastAsia="Roboto" w:hAnsi="Roboto"/>
                <w:color w:val="082029"/>
                <w:rtl w:val="0"/>
              </w:rPr>
              <w:t xml:space="preserve">5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color w:val="082029"/>
              </w:rPr>
            </w:pPr>
            <w:r w:rsidDel="00000000" w:rsidR="00000000" w:rsidRPr="00000000">
              <w:rPr>
                <w:rFonts w:ascii="Roboto" w:cs="Roboto" w:eastAsia="Roboto" w:hAnsi="Roboto"/>
                <w:color w:val="082029"/>
                <w:rtl w:val="0"/>
              </w:rPr>
              <w:t xml:space="preserve">Ad 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color w:val="082029"/>
              </w:rPr>
            </w:pPr>
            <w:r w:rsidDel="00000000" w:rsidR="00000000" w:rsidRPr="00000000">
              <w:rPr>
                <w:rFonts w:ascii="Roboto" w:cs="Roboto" w:eastAsia="Roboto" w:hAnsi="Roboto"/>
                <w:color w:val="082029"/>
                <w:rtl w:val="0"/>
              </w:rPr>
              <w:t xml:space="preserve">3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color w:val="082029"/>
              </w:rPr>
            </w:pPr>
            <w:r w:rsidDel="00000000" w:rsidR="00000000" w:rsidRPr="00000000">
              <w:rPr>
                <w:rFonts w:ascii="Roboto" w:cs="Roboto" w:eastAsia="Roboto" w:hAnsi="Roboto"/>
                <w:color w:val="082029"/>
                <w:rtl w:val="0"/>
              </w:rPr>
              <w:t xml:space="preserve">BDR 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color w:val="082029"/>
              </w:rPr>
            </w:pPr>
            <w:r w:rsidDel="00000000" w:rsidR="00000000" w:rsidRPr="00000000">
              <w:rPr>
                <w:rFonts w:ascii="Roboto" w:cs="Roboto" w:eastAsia="Roboto" w:hAnsi="Roboto"/>
                <w:color w:val="082029"/>
                <w:rtl w:val="0"/>
              </w:rPr>
              <w:t xml:space="preserve">3-4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color w:val="082029"/>
              </w:rPr>
            </w:pPr>
            <w:r w:rsidDel="00000000" w:rsidR="00000000" w:rsidRPr="00000000">
              <w:rPr>
                <w:rFonts w:ascii="Roboto" w:cs="Roboto" w:eastAsia="Roboto" w:hAnsi="Roboto"/>
                <w:color w:val="082029"/>
                <w:rtl w:val="0"/>
              </w:rPr>
              <w:t xml:space="preserve">Email campaigns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color w:val="082029"/>
              </w:rPr>
            </w:pPr>
            <w:r w:rsidDel="00000000" w:rsidR="00000000" w:rsidRPr="00000000">
              <w:rPr>
                <w:rFonts w:ascii="Roboto" w:cs="Roboto" w:eastAsia="Roboto" w:hAnsi="Roboto"/>
                <w:color w:val="082029"/>
                <w:rtl w:val="0"/>
              </w:rPr>
              <w:t xml:space="preserve">2-3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color w:val="082029"/>
              </w:rPr>
            </w:pPr>
            <w:r w:rsidDel="00000000" w:rsidR="00000000" w:rsidRPr="00000000">
              <w:rPr>
                <w:rFonts w:ascii="Roboto" w:cs="Roboto" w:eastAsia="Roboto" w:hAnsi="Roboto"/>
                <w:color w:val="082029"/>
                <w:rtl w:val="0"/>
              </w:rPr>
              <w:t xml:space="preserve">Non-demo video (explainers, brand, thought leadership, customer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color w:val="082029"/>
              </w:rPr>
            </w:pPr>
            <w:r w:rsidDel="00000000" w:rsidR="00000000" w:rsidRPr="00000000">
              <w:rPr>
                <w:rFonts w:ascii="Roboto" w:cs="Roboto" w:eastAsia="Roboto" w:hAnsi="Roboto"/>
                <w:color w:val="082029"/>
                <w:rtl w:val="0"/>
              </w:rPr>
              <w:t xml:space="preserve">3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color w:val="082029"/>
              </w:rPr>
            </w:pPr>
            <w:r w:rsidDel="00000000" w:rsidR="00000000" w:rsidRPr="00000000">
              <w:rPr>
                <w:rFonts w:ascii="Roboto" w:cs="Roboto" w:eastAsia="Roboto" w:hAnsi="Roboto"/>
                <w:color w:val="082029"/>
                <w:rtl w:val="0"/>
              </w:rPr>
              <w:t xml:space="preserve">Demo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color w:val="082029"/>
              </w:rPr>
            </w:pPr>
            <w:r w:rsidDel="00000000" w:rsidR="00000000" w:rsidRPr="00000000">
              <w:rPr>
                <w:rFonts w:ascii="Roboto" w:cs="Roboto" w:eastAsia="Roboto" w:hAnsi="Roboto"/>
                <w:color w:val="082029"/>
                <w:rtl w:val="0"/>
              </w:rPr>
              <w:t xml:space="preserve">1 week if demo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color w:val="082029"/>
              </w:rPr>
            </w:pPr>
            <w:r w:rsidDel="00000000" w:rsidR="00000000" w:rsidRPr="00000000">
              <w:rPr>
                <w:rFonts w:ascii="Roboto" w:cs="Roboto" w:eastAsia="Roboto" w:hAnsi="Roboto"/>
                <w:color w:val="082029"/>
                <w:rtl w:val="0"/>
              </w:rPr>
              <w:t xml:space="preserve">Connector page: new or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color w:val="082029"/>
              </w:rPr>
            </w:pPr>
            <w:r w:rsidDel="00000000" w:rsidR="00000000" w:rsidRPr="00000000">
              <w:rPr>
                <w:rFonts w:ascii="Roboto" w:cs="Roboto" w:eastAsia="Roboto" w:hAnsi="Roboto"/>
                <w:color w:val="082029"/>
                <w:rtl w:val="0"/>
              </w:rPr>
              <w:t xml:space="preserve">2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color w:val="082029"/>
              </w:rPr>
            </w:pPr>
            <w:r w:rsidDel="00000000" w:rsidR="00000000" w:rsidRPr="00000000">
              <w:rPr>
                <w:rFonts w:ascii="Roboto" w:cs="Roboto" w:eastAsia="Roboto" w:hAnsi="Roboto"/>
                <w:color w:val="082029"/>
                <w:rtl w:val="0"/>
              </w:rPr>
              <w:t xml:space="preserve">Case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color w:val="082029"/>
              </w:rPr>
            </w:pPr>
            <w:r w:rsidDel="00000000" w:rsidR="00000000" w:rsidRPr="00000000">
              <w:rPr>
                <w:rFonts w:ascii="Roboto" w:cs="Roboto" w:eastAsia="Roboto" w:hAnsi="Roboto"/>
                <w:color w:val="082029"/>
                <w:rtl w:val="0"/>
              </w:rPr>
              <w:t xml:space="preserve">1 week after customer interview for copy; approval timeline is unknown</w:t>
            </w:r>
          </w:p>
        </w:tc>
      </w:tr>
    </w:tbl>
    <w:p w:rsidR="00000000" w:rsidDel="00000000" w:rsidP="00000000" w:rsidRDefault="00000000" w:rsidRPr="00000000" w14:paraId="00000246">
      <w:pPr>
        <w:pStyle w:val="Heading1"/>
        <w:keepNext w:val="0"/>
        <w:keepLines w:val="0"/>
        <w:spacing w:after="120" w:before="0" w:line="276" w:lineRule="auto"/>
        <w:rPr>
          <w:rFonts w:ascii="Roboto" w:cs="Roboto" w:eastAsia="Roboto" w:hAnsi="Roboto"/>
        </w:rPr>
      </w:pPr>
      <w:bookmarkStart w:colFirst="0" w:colLast="0" w:name="_9wke34h1x8zu" w:id="63"/>
      <w:bookmarkEnd w:id="63"/>
      <w:r w:rsidDel="00000000" w:rsidR="00000000" w:rsidRPr="00000000">
        <w:rPr>
          <w:sz w:val="32"/>
          <w:szCs w:val="32"/>
          <w:rtl w:val="0"/>
        </w:rPr>
        <w:t xml:space="preserve">🏁</w:t>
      </w:r>
      <w:r w:rsidDel="00000000" w:rsidR="00000000" w:rsidRPr="00000000">
        <w:rPr>
          <w:rFonts w:ascii="Roboto" w:cs="Roboto" w:eastAsia="Roboto" w:hAnsi="Roboto"/>
          <w:rtl w:val="0"/>
        </w:rPr>
        <w:t xml:space="preserve">Campaign kickoff meeting</w:t>
      </w:r>
    </w:p>
    <w:p w:rsidR="00000000" w:rsidDel="00000000" w:rsidP="00000000" w:rsidRDefault="00000000" w:rsidRPr="00000000" w14:paraId="00000247">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Asset creation begins only after a formal campaign kickoff with all the required inputs completed.</w:t>
      </w:r>
    </w:p>
    <w:p w:rsidR="00000000" w:rsidDel="00000000" w:rsidP="00000000" w:rsidRDefault="00000000" w:rsidRPr="00000000" w14:paraId="00000248">
      <w:pPr>
        <w:pStyle w:val="Heading2"/>
        <w:keepNext w:val="0"/>
        <w:keepLines w:val="0"/>
        <w:spacing w:after="120" w:before="0" w:line="276" w:lineRule="auto"/>
        <w:rPr>
          <w:rFonts w:ascii="Roboto" w:cs="Roboto" w:eastAsia="Roboto" w:hAnsi="Roboto"/>
        </w:rPr>
      </w:pPr>
      <w:bookmarkStart w:colFirst="0" w:colLast="0" w:name="_m6hgs7kttp9u" w:id="64"/>
      <w:bookmarkEnd w:id="64"/>
      <w:r w:rsidDel="00000000" w:rsidR="00000000" w:rsidRPr="00000000">
        <w:rPr>
          <w:rFonts w:ascii="Roboto" w:cs="Roboto" w:eastAsia="Roboto" w:hAnsi="Roboto"/>
          <w:rtl w:val="0"/>
        </w:rPr>
        <w:t xml:space="preserve">Kickoff expectations</w:t>
      </w:r>
    </w:p>
    <w:p w:rsidR="00000000" w:rsidDel="00000000" w:rsidP="00000000" w:rsidRDefault="00000000" w:rsidRPr="00000000" w14:paraId="00000249">
      <w:pPr>
        <w:numPr>
          <w:ilvl w:val="0"/>
          <w:numId w:val="16"/>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Kickoff occurs once campaign goals and scope are defined and target launch date is confirmed</w:t>
      </w:r>
    </w:p>
    <w:p w:rsidR="00000000" w:rsidDel="00000000" w:rsidP="00000000" w:rsidRDefault="00000000" w:rsidRPr="00000000" w14:paraId="0000024A">
      <w:pPr>
        <w:numPr>
          <w:ilvl w:val="0"/>
          <w:numId w:val="16"/>
        </w:numPr>
        <w:spacing w:after="120" w:before="0" w:line="276" w:lineRule="auto"/>
        <w:ind w:left="720" w:hanging="360"/>
        <w:rPr>
          <w:rFonts w:ascii="Roboto" w:cs="Roboto" w:eastAsia="Roboto" w:hAnsi="Roboto"/>
          <w:u w:val="none"/>
        </w:rPr>
      </w:pPr>
      <w:r w:rsidDel="00000000" w:rsidR="00000000" w:rsidRPr="00000000">
        <w:rPr>
          <w:rFonts w:ascii="Roboto" w:cs="Roboto" w:eastAsia="Roboto" w:hAnsi="Roboto"/>
          <w:color w:val="082029"/>
          <w:rtl w:val="0"/>
        </w:rPr>
        <w:t xml:space="preserve">Campaign Manager owns the kickoff meeting</w:t>
      </w:r>
    </w:p>
    <w:p w:rsidR="00000000" w:rsidDel="00000000" w:rsidP="00000000" w:rsidRDefault="00000000" w:rsidRPr="00000000" w14:paraId="0000024B">
      <w:pPr>
        <w:numPr>
          <w:ilvl w:val="0"/>
          <w:numId w:val="16"/>
        </w:numPr>
        <w:spacing w:after="120" w:before="0" w:line="276" w:lineRule="auto"/>
        <w:ind w:left="720" w:hanging="360"/>
        <w:rPr>
          <w:rFonts w:ascii="Roboto" w:cs="Roboto" w:eastAsia="Roboto" w:hAnsi="Roboto"/>
          <w:u w:val="none"/>
        </w:rPr>
      </w:pPr>
      <w:r w:rsidDel="00000000" w:rsidR="00000000" w:rsidRPr="00000000">
        <w:rPr>
          <w:rFonts w:ascii="Roboto" w:cs="Roboto" w:eastAsia="Roboto" w:hAnsi="Roboto"/>
          <w:color w:val="082029"/>
          <w:rtl w:val="0"/>
        </w:rPr>
        <w:t xml:space="preserve">Final, fully-approved messaging will be provided </w:t>
      </w:r>
    </w:p>
    <w:p w:rsidR="00000000" w:rsidDel="00000000" w:rsidP="00000000" w:rsidRDefault="00000000" w:rsidRPr="00000000" w14:paraId="0000024C">
      <w:pPr>
        <w:numPr>
          <w:ilvl w:val="0"/>
          <w:numId w:val="16"/>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A high-level technical knowledge will be provided, if applicable, to align Marketing on product changes </w:t>
      </w:r>
    </w:p>
    <w:p w:rsidR="00000000" w:rsidDel="00000000" w:rsidP="00000000" w:rsidRDefault="00000000" w:rsidRPr="00000000" w14:paraId="0000024D">
      <w:pPr>
        <w:numPr>
          <w:ilvl w:val="0"/>
          <w:numId w:val="16"/>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The complete BOM (deliverables) will be provided with timelines</w:t>
      </w:r>
    </w:p>
    <w:p w:rsidR="00000000" w:rsidDel="00000000" w:rsidP="00000000" w:rsidRDefault="00000000" w:rsidRPr="00000000" w14:paraId="0000024E">
      <w:pPr>
        <w:numPr>
          <w:ilvl w:val="0"/>
          <w:numId w:val="16"/>
        </w:numPr>
        <w:spacing w:after="120" w:before="0" w:line="276" w:lineRule="auto"/>
        <w:ind w:left="720" w:hanging="360"/>
        <w:rPr>
          <w:rFonts w:ascii="Roboto" w:cs="Roboto" w:eastAsia="Roboto" w:hAnsi="Roboto"/>
          <w:u w:val="none"/>
        </w:rPr>
      </w:pPr>
      <w:r w:rsidDel="00000000" w:rsidR="00000000" w:rsidRPr="00000000">
        <w:rPr>
          <w:rFonts w:ascii="Roboto" w:cs="Roboto" w:eastAsia="Roboto" w:hAnsi="Roboto"/>
          <w:color w:val="082029"/>
          <w:rtl w:val="0"/>
        </w:rPr>
        <w:t xml:space="preserve">A meeting cadence will be established; all meetings need to have an agenda and follow meeting guidelines; click</w:t>
      </w:r>
      <w:hyperlink r:id="rId59">
        <w:r w:rsidDel="00000000" w:rsidR="00000000" w:rsidRPr="00000000">
          <w:rPr>
            <w:rFonts w:ascii="Roboto" w:cs="Roboto" w:eastAsia="Roboto" w:hAnsi="Roboto"/>
            <w:color w:val="082029"/>
            <w:rtl w:val="0"/>
          </w:rPr>
          <w:t xml:space="preserve"> </w:t>
        </w:r>
      </w:hyperlink>
      <w:hyperlink r:id="rId60">
        <w:r w:rsidDel="00000000" w:rsidR="00000000" w:rsidRPr="00000000">
          <w:rPr>
            <w:rFonts w:ascii="Roboto" w:cs="Roboto" w:eastAsia="Roboto" w:hAnsi="Roboto"/>
            <w:color w:val="e24650"/>
            <w:u w:val="single"/>
            <w:rtl w:val="0"/>
          </w:rPr>
          <w:t xml:space="preserve">here</w:t>
        </w:r>
      </w:hyperlink>
      <w:r w:rsidDel="00000000" w:rsidR="00000000" w:rsidRPr="00000000">
        <w:rPr>
          <w:rFonts w:ascii="Roboto" w:cs="Roboto" w:eastAsia="Roboto" w:hAnsi="Roboto"/>
          <w:color w:val="082029"/>
          <w:rtl w:val="0"/>
        </w:rPr>
        <w:t xml:space="preserve"> for meeting best practices</w:t>
      </w:r>
    </w:p>
    <w:p w:rsidR="00000000" w:rsidDel="00000000" w:rsidP="00000000" w:rsidRDefault="00000000" w:rsidRPr="00000000" w14:paraId="0000024F">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Requests missing these inputs will be paused until they are complete.</w:t>
      </w:r>
    </w:p>
    <w:p w:rsidR="00000000" w:rsidDel="00000000" w:rsidP="00000000" w:rsidRDefault="00000000" w:rsidRPr="00000000" w14:paraId="00000250">
      <w:pPr>
        <w:spacing w:after="120" w:before="0" w:line="276" w:lineRule="auto"/>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1"/>
        <w:spacing w:after="120" w:before="0" w:line="276" w:lineRule="auto"/>
        <w:rPr>
          <w:rFonts w:ascii="Roboto" w:cs="Roboto" w:eastAsia="Roboto" w:hAnsi="Roboto"/>
        </w:rPr>
      </w:pPr>
      <w:bookmarkStart w:colFirst="0" w:colLast="0" w:name="_cq648hihamfy" w:id="65"/>
      <w:bookmarkEnd w:id="65"/>
      <w:r w:rsidDel="00000000" w:rsidR="00000000" w:rsidRPr="00000000">
        <w:rPr>
          <w:rFonts w:ascii="Roboto" w:cs="Roboto" w:eastAsia="Roboto" w:hAnsi="Roboto"/>
          <w:rtl w:val="0"/>
        </w:rPr>
        <w:t xml:space="preserve">Phase 2: </w:t>
      </w:r>
      <w:r w:rsidDel="00000000" w:rsidR="00000000" w:rsidRPr="00000000">
        <w:rPr>
          <w:rFonts w:ascii="Roboto" w:cs="Roboto" w:eastAsia="Roboto" w:hAnsi="Roboto"/>
          <w:rtl w:val="0"/>
        </w:rPr>
        <w:t xml:space="preserve">Campaign development (post-kickoff)</w:t>
      </w:r>
    </w:p>
    <w:p w:rsidR="00000000" w:rsidDel="00000000" w:rsidP="00000000" w:rsidRDefault="00000000" w:rsidRPr="00000000" w14:paraId="00000252">
      <w:pPr>
        <w:pStyle w:val="Heading3"/>
        <w:spacing w:after="120" w:before="0" w:line="276" w:lineRule="auto"/>
        <w:rPr>
          <w:rFonts w:ascii="Roboto" w:cs="Roboto" w:eastAsia="Roboto" w:hAnsi="Roboto"/>
        </w:rPr>
      </w:pPr>
      <w:bookmarkStart w:colFirst="0" w:colLast="0" w:name="_4qnshankm189" w:id="66"/>
      <w:bookmarkEnd w:id="66"/>
      <w:r w:rsidDel="00000000" w:rsidR="00000000" w:rsidRPr="00000000">
        <w:rPr>
          <w:rFonts w:ascii="Roboto" w:cs="Roboto" w:eastAsia="Roboto" w:hAnsi="Roboto"/>
          <w:rtl w:val="0"/>
        </w:rPr>
        <w:t xml:space="preserve">Adding deliverables to Asana</w:t>
      </w:r>
    </w:p>
    <w:p w:rsidR="00000000" w:rsidDel="00000000" w:rsidP="00000000" w:rsidRDefault="00000000" w:rsidRPr="00000000" w14:paraId="00000253">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Owner: Each project owner</w:t>
      </w:r>
    </w:p>
    <w:p w:rsidR="00000000" w:rsidDel="00000000" w:rsidP="00000000" w:rsidRDefault="00000000" w:rsidRPr="00000000" w14:paraId="00000254">
      <w:pPr>
        <w:spacing w:after="120" w:before="0" w:line="276" w:lineRule="auto"/>
        <w:rPr>
          <w:rFonts w:ascii="Roboto" w:cs="Roboto" w:eastAsia="Roboto" w:hAnsi="Roboto"/>
          <w:color w:val="082029"/>
        </w:rPr>
      </w:pPr>
      <w:r w:rsidDel="00000000" w:rsidR="00000000" w:rsidRPr="00000000">
        <w:rPr>
          <w:rtl w:val="0"/>
        </w:rPr>
      </w:r>
    </w:p>
    <w:p w:rsidR="00000000" w:rsidDel="00000000" w:rsidP="00000000" w:rsidRDefault="00000000" w:rsidRPr="00000000" w14:paraId="00000255">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Following the campaign kickoff meeting, each item in the BOM needs to be added to the campaign portfolio folder in Asana as a project </w:t>
      </w:r>
      <w:r w:rsidDel="00000000" w:rsidR="00000000" w:rsidRPr="00000000">
        <w:rPr>
          <w:rFonts w:ascii="Roboto" w:cs="Roboto" w:eastAsia="Roboto" w:hAnsi="Roboto"/>
          <w:b w:val="1"/>
          <w:bCs w:val="1"/>
          <w:color w:val="082029"/>
          <w:rtl w:val="0"/>
        </w:rPr>
        <w:t xml:space="preserve">within 48 hours</w:t>
      </w:r>
      <w:r w:rsidDel="00000000" w:rsidR="00000000" w:rsidRPr="00000000">
        <w:rPr>
          <w:rFonts w:ascii="Roboto" w:cs="Roboto" w:eastAsia="Roboto" w:hAnsi="Roboto"/>
          <w:color w:val="082029"/>
          <w:rtl w:val="0"/>
        </w:rPr>
        <w:t xml:space="preserve">. Each campaign project should have the campaign in the campaign field. </w:t>
      </w:r>
    </w:p>
    <w:p w:rsidR="00000000" w:rsidDel="00000000" w:rsidP="00000000" w:rsidRDefault="00000000" w:rsidRPr="00000000" w14:paraId="00000256">
      <w:pPr>
        <w:numPr>
          <w:ilvl w:val="0"/>
          <w:numId w:val="27"/>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Custom fields need to be completed, including:</w:t>
      </w:r>
    </w:p>
    <w:p w:rsidR="00000000" w:rsidDel="00000000" w:rsidP="00000000" w:rsidRDefault="00000000" w:rsidRPr="00000000" w14:paraId="00000257">
      <w:pPr>
        <w:numPr>
          <w:ilvl w:val="1"/>
          <w:numId w:val="27"/>
        </w:numPr>
        <w:spacing w:after="120" w:before="0" w:line="276" w:lineRule="auto"/>
        <w:ind w:left="1440" w:hanging="360"/>
        <w:rPr>
          <w:rFonts w:ascii="Roboto" w:cs="Roboto" w:eastAsia="Roboto" w:hAnsi="Roboto"/>
        </w:rPr>
      </w:pPr>
      <w:r w:rsidDel="00000000" w:rsidR="00000000" w:rsidRPr="00000000">
        <w:rPr>
          <w:rFonts w:ascii="Roboto" w:cs="Roboto" w:eastAsia="Roboto" w:hAnsi="Roboto"/>
          <w:color w:val="082029"/>
          <w:rtl w:val="0"/>
        </w:rPr>
        <w:t xml:space="preserve">Asset type</w:t>
      </w:r>
    </w:p>
    <w:p w:rsidR="00000000" w:rsidDel="00000000" w:rsidP="00000000" w:rsidRDefault="00000000" w:rsidRPr="00000000" w14:paraId="00000258">
      <w:pPr>
        <w:numPr>
          <w:ilvl w:val="1"/>
          <w:numId w:val="27"/>
        </w:numPr>
        <w:spacing w:after="120" w:before="0" w:line="276" w:lineRule="auto"/>
        <w:ind w:left="1440" w:hanging="360"/>
        <w:rPr>
          <w:rFonts w:ascii="Roboto" w:cs="Roboto" w:eastAsia="Roboto" w:hAnsi="Roboto"/>
        </w:rPr>
      </w:pPr>
      <w:r w:rsidDel="00000000" w:rsidR="00000000" w:rsidRPr="00000000">
        <w:rPr>
          <w:rFonts w:ascii="Roboto" w:cs="Roboto" w:eastAsia="Roboto" w:hAnsi="Roboto"/>
          <w:color w:val="082029"/>
          <w:rtl w:val="0"/>
        </w:rPr>
        <w:t xml:space="preserve">Publish date</w:t>
      </w:r>
    </w:p>
    <w:p w:rsidR="00000000" w:rsidDel="00000000" w:rsidP="00000000" w:rsidRDefault="00000000" w:rsidRPr="00000000" w14:paraId="00000259">
      <w:pPr>
        <w:numPr>
          <w:ilvl w:val="1"/>
          <w:numId w:val="27"/>
        </w:numPr>
        <w:spacing w:after="120" w:before="0" w:line="276" w:lineRule="auto"/>
        <w:ind w:left="1440" w:hanging="360"/>
        <w:rPr>
          <w:rFonts w:ascii="Roboto" w:cs="Roboto" w:eastAsia="Roboto" w:hAnsi="Roboto"/>
        </w:rPr>
      </w:pPr>
      <w:r w:rsidDel="00000000" w:rsidR="00000000" w:rsidRPr="00000000">
        <w:rPr>
          <w:rFonts w:ascii="Roboto" w:cs="Roboto" w:eastAsia="Roboto" w:hAnsi="Roboto"/>
          <w:color w:val="082029"/>
          <w:rtl w:val="0"/>
        </w:rPr>
        <w:t xml:space="preserve">Campaign name</w:t>
      </w:r>
    </w:p>
    <w:p w:rsidR="00000000" w:rsidDel="00000000" w:rsidP="00000000" w:rsidRDefault="00000000" w:rsidRPr="00000000" w14:paraId="0000025A">
      <w:pPr>
        <w:numPr>
          <w:ilvl w:val="1"/>
          <w:numId w:val="27"/>
        </w:numPr>
        <w:spacing w:after="120" w:before="0" w:line="276" w:lineRule="auto"/>
        <w:ind w:left="1440" w:hanging="360"/>
        <w:rPr>
          <w:rFonts w:ascii="Roboto" w:cs="Roboto" w:eastAsia="Roboto" w:hAnsi="Roboto"/>
        </w:rPr>
      </w:pPr>
      <w:r w:rsidDel="00000000" w:rsidR="00000000" w:rsidRPr="00000000">
        <w:rPr>
          <w:rFonts w:ascii="Roboto" w:cs="Roboto" w:eastAsia="Roboto" w:hAnsi="Roboto"/>
          <w:color w:val="082029"/>
          <w:rtl w:val="0"/>
        </w:rPr>
        <w:t xml:space="preserve">Campaign theme</w:t>
      </w:r>
    </w:p>
    <w:p w:rsidR="00000000" w:rsidDel="00000000" w:rsidP="00000000" w:rsidRDefault="00000000" w:rsidRPr="00000000" w14:paraId="0000025B">
      <w:pPr>
        <w:numPr>
          <w:ilvl w:val="1"/>
          <w:numId w:val="27"/>
        </w:numPr>
        <w:spacing w:after="120" w:before="0" w:line="276" w:lineRule="auto"/>
        <w:ind w:left="1440" w:hanging="360"/>
        <w:rPr>
          <w:rFonts w:ascii="Roboto" w:cs="Roboto" w:eastAsia="Roboto" w:hAnsi="Roboto"/>
        </w:rPr>
      </w:pPr>
      <w:r w:rsidDel="00000000" w:rsidR="00000000" w:rsidRPr="00000000">
        <w:rPr>
          <w:rFonts w:ascii="Roboto" w:cs="Roboto" w:eastAsia="Roboto" w:hAnsi="Roboto"/>
          <w:color w:val="082029"/>
          <w:rtl w:val="0"/>
        </w:rPr>
        <w:t xml:space="preserve">Brand</w:t>
      </w:r>
    </w:p>
    <w:p w:rsidR="00000000" w:rsidDel="00000000" w:rsidP="00000000" w:rsidRDefault="00000000" w:rsidRPr="00000000" w14:paraId="0000025C">
      <w:pPr>
        <w:numPr>
          <w:ilvl w:val="1"/>
          <w:numId w:val="27"/>
        </w:numPr>
        <w:spacing w:after="120" w:before="0" w:line="276" w:lineRule="auto"/>
        <w:ind w:left="1440" w:hanging="360"/>
        <w:rPr>
          <w:rFonts w:ascii="Roboto" w:cs="Roboto" w:eastAsia="Roboto" w:hAnsi="Roboto"/>
        </w:rPr>
      </w:pPr>
      <w:r w:rsidDel="00000000" w:rsidR="00000000" w:rsidRPr="00000000">
        <w:rPr>
          <w:rFonts w:ascii="Roboto" w:cs="Roboto" w:eastAsia="Roboto" w:hAnsi="Roboto"/>
          <w:color w:val="082029"/>
          <w:rtl w:val="0"/>
        </w:rPr>
        <w:t xml:space="preserve">Drive folder link</w:t>
      </w:r>
    </w:p>
    <w:p w:rsidR="00000000" w:rsidDel="00000000" w:rsidP="00000000" w:rsidRDefault="00000000" w:rsidRPr="00000000" w14:paraId="0000025D">
      <w:pPr>
        <w:numPr>
          <w:ilvl w:val="1"/>
          <w:numId w:val="27"/>
        </w:numPr>
        <w:spacing w:after="120" w:before="0" w:line="276" w:lineRule="auto"/>
        <w:ind w:left="1440" w:hanging="360"/>
        <w:rPr>
          <w:rFonts w:ascii="Roboto" w:cs="Roboto" w:eastAsia="Roboto" w:hAnsi="Roboto"/>
        </w:rPr>
      </w:pPr>
      <w:r w:rsidDel="00000000" w:rsidR="00000000" w:rsidRPr="00000000">
        <w:rPr>
          <w:rFonts w:ascii="Roboto" w:cs="Roboto" w:eastAsia="Roboto" w:hAnsi="Roboto"/>
          <w:color w:val="082029"/>
          <w:rtl w:val="0"/>
        </w:rPr>
        <w:t xml:space="preserve">Deliverable link</w:t>
      </w:r>
    </w:p>
    <w:p w:rsidR="00000000" w:rsidDel="00000000" w:rsidP="00000000" w:rsidRDefault="00000000" w:rsidRPr="00000000" w14:paraId="0000025E">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This ensures accurate tracking, reporting and prioritization.</w:t>
      </w:r>
      <w:r w:rsidDel="00000000" w:rsidR="00000000" w:rsidRPr="00000000">
        <w:rPr>
          <w:rtl w:val="0"/>
        </w:rPr>
      </w:r>
    </w:p>
    <w:p w:rsidR="00000000" w:rsidDel="00000000" w:rsidP="00000000" w:rsidRDefault="00000000" w:rsidRPr="00000000" w14:paraId="0000025F">
      <w:pPr>
        <w:spacing w:after="120" w:before="0" w:line="276" w:lineRule="auto"/>
        <w:rPr>
          <w:rFonts w:ascii="Roboto" w:cs="Roboto" w:eastAsia="Roboto" w:hAnsi="Roboto"/>
        </w:rPr>
      </w:pPr>
      <w:hyperlink r:id="rId61">
        <w:r w:rsidDel="00000000" w:rsidR="00000000" w:rsidRPr="00000000">
          <w:rPr>
            <w:rFonts w:ascii="Roboto" w:cs="Roboto" w:eastAsia="Roboto" w:hAnsi="Roboto"/>
            <w:color w:val="1155cc"/>
            <w:u w:val="single"/>
            <w:rtl w:val="0"/>
          </w:rPr>
          <w:t xml:space="preserve">Video tutorial </w:t>
        </w:r>
      </w:hyperlink>
      <w:r w:rsidDel="00000000" w:rsidR="00000000" w:rsidRPr="00000000">
        <w:rPr>
          <w:rtl w:val="0"/>
        </w:rPr>
      </w:r>
    </w:p>
    <w:p w:rsidR="00000000" w:rsidDel="00000000" w:rsidP="00000000" w:rsidRDefault="00000000" w:rsidRPr="00000000" w14:paraId="00000260">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All functions should have established templates for each deliverable that they own. The project template needs to include all tasks, subtasks, assignees, turnaround times and dependencies. This requires cross-functional collaboration to ensure all assignees understand and agree with their roles in the project. </w:t>
      </w:r>
    </w:p>
    <w:p w:rsidR="00000000" w:rsidDel="00000000" w:rsidP="00000000" w:rsidRDefault="00000000" w:rsidRPr="00000000" w14:paraId="00000261">
      <w:pPr>
        <w:spacing w:after="120" w:before="0" w:line="276" w:lineRule="auto"/>
        <w:rPr>
          <w:rFonts w:ascii="Roboto" w:cs="Roboto" w:eastAsia="Roboto" w:hAnsi="Roboto"/>
          <w:color w:val="082029"/>
        </w:rPr>
      </w:pPr>
      <w:r w:rsidDel="00000000" w:rsidR="00000000" w:rsidRPr="00000000">
        <w:rPr>
          <w:rtl w:val="0"/>
        </w:rPr>
      </w:r>
    </w:p>
    <w:p w:rsidR="00000000" w:rsidDel="00000000" w:rsidP="00000000" w:rsidRDefault="00000000" w:rsidRPr="00000000" w14:paraId="00000262">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Here is a breakdown of who owns the deliverable and corresponding Asana templates, and how each of these deliverables start to be developed. Every item on this list might not be applicable to all campaigns. </w:t>
      </w:r>
    </w:p>
    <w:p w:rsidR="00000000" w:rsidDel="00000000" w:rsidP="00000000" w:rsidRDefault="00000000" w:rsidRPr="00000000" w14:paraId="00000263">
      <w:pPr>
        <w:spacing w:after="120" w:before="0" w:line="276" w:lineRule="auto"/>
        <w:rPr>
          <w:rFonts w:ascii="Roboto" w:cs="Roboto" w:eastAsia="Roboto" w:hAnsi="Roboto"/>
          <w:color w:val="082029"/>
        </w:rPr>
      </w:pPr>
      <w:r w:rsidDel="00000000" w:rsidR="00000000" w:rsidRPr="00000000">
        <w:rPr>
          <w:rtl w:val="0"/>
        </w:rPr>
      </w:r>
    </w:p>
    <w:p w:rsidR="00000000" w:rsidDel="00000000" w:rsidP="00000000" w:rsidRDefault="00000000" w:rsidRPr="00000000" w14:paraId="00000264">
      <w:pPr>
        <w:spacing w:after="120" w:before="0" w:line="276" w:lineRule="auto"/>
        <w:rPr>
          <w:rFonts w:ascii="Roboto" w:cs="Roboto" w:eastAsia="Roboto" w:hAnsi="Roboto"/>
        </w:rPr>
      </w:pPr>
      <w:r w:rsidDel="00000000" w:rsidR="00000000" w:rsidRPr="00000000">
        <w:rPr>
          <w:rtl w:val="0"/>
        </w:rPr>
      </w:r>
    </w:p>
    <w:tbl>
      <w:tblPr>
        <w:tblStyle w:val="Table10"/>
        <w:tblW w:w="10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1845"/>
        <w:gridCol w:w="2940"/>
        <w:gridCol w:w="3285"/>
        <w:tblGridChange w:id="0">
          <w:tblGrid>
            <w:gridCol w:w="2445"/>
            <w:gridCol w:w="1845"/>
            <w:gridCol w:w="2940"/>
            <w:gridCol w:w="328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after="120" w:before="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Deliverable and Asana 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Who kicks off the deliverable/project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What action kicks 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Analyst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Creative and Comms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b w:val="1"/>
                <w:bCs w:val="1"/>
                <w:color w:val="e24650"/>
              </w:rPr>
            </w:pPr>
            <w:r w:rsidDel="00000000" w:rsidR="00000000" w:rsidRPr="00000000">
              <w:rPr>
                <w:rFonts w:ascii="Roboto" w:cs="Roboto" w:eastAsia="Roboto" w:hAnsi="Roboto"/>
                <w:b w:val="1"/>
                <w:bCs w:val="1"/>
                <w:color w:val="e24650"/>
                <w:rtl w:val="0"/>
              </w:rPr>
              <w:t xml:space="preserve">Campaign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after="120" w:before="0" w:line="276" w:lineRule="auto"/>
              <w:rPr>
                <w:rFonts w:ascii="Roboto" w:cs="Roboto" w:eastAsia="Roboto" w:hAnsi="Roboto"/>
              </w:rPr>
            </w:pPr>
            <w:commentRangeStart w:id="13"/>
            <w:r w:rsidDel="00000000" w:rsidR="00000000" w:rsidRPr="00000000">
              <w:rPr>
                <w:rFonts w:ascii="Roboto" w:cs="Roboto" w:eastAsia="Roboto" w:hAnsi="Roboto"/>
                <w:rtl w:val="0"/>
              </w:rPr>
              <w:t xml:space="preserve">Submits</w:t>
            </w:r>
            <w:r w:rsidDel="00000000" w:rsidR="00000000" w:rsidRPr="00000000">
              <w:rPr>
                <w:rFonts w:ascii="Roboto" w:cs="Roboto" w:eastAsia="Roboto" w:hAnsi="Roboto"/>
                <w:rtl w:val="0"/>
              </w:rPr>
              <w:t xml:space="preserve"> inquiry questions</w:t>
            </w:r>
            <w:r w:rsidDel="00000000" w:rsidR="00000000" w:rsidRPr="00000000">
              <w:rPr>
                <w:rFonts w:ascii="Roboto" w:cs="Roboto" w:eastAsia="Roboto" w:hAnsi="Roboto"/>
                <w:rtl w:val="0"/>
              </w:rPr>
              <w:t xml:space="preserve"> </w:t>
            </w:r>
            <w:commentRangeEnd w:id="13"/>
            <w:r w:rsidDel="00000000" w:rsidR="00000000" w:rsidRPr="00000000">
              <w:commentReference w:id="13"/>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Bylined articles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Creative and Comms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Kickoff: Comms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Works with 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Long-form: </w:t>
            </w:r>
            <w:hyperlink r:id="rId62">
              <w:r w:rsidDel="00000000" w:rsidR="00000000" w:rsidRPr="00000000">
                <w:rPr>
                  <w:rFonts w:ascii="Roboto" w:cs="Roboto" w:eastAsia="Roboto" w:hAnsi="Roboto"/>
                  <w:color w:val="1155cc"/>
                  <w:u w:val="single"/>
                  <w:rtl w:val="0"/>
                </w:rPr>
                <w:t xml:space="preserve">research report</w:t>
              </w:r>
            </w:hyperlink>
            <w:r w:rsidDel="00000000" w:rsidR="00000000" w:rsidRPr="00000000">
              <w:rPr>
                <w:rFonts w:ascii="Roboto" w:cs="Roboto" w:eastAsia="Roboto" w:hAnsi="Roboto"/>
                <w:rtl w:val="0"/>
              </w:rPr>
              <w:t xml:space="preserve">, </w:t>
            </w:r>
            <w:hyperlink r:id="rId63">
              <w:r w:rsidDel="00000000" w:rsidR="00000000" w:rsidRPr="00000000">
                <w:rPr>
                  <w:rFonts w:ascii="Roboto" w:cs="Roboto" w:eastAsia="Roboto" w:hAnsi="Roboto"/>
                  <w:color w:val="1155cc"/>
                  <w:u w:val="single"/>
                  <w:rtl w:val="0"/>
                </w:rPr>
                <w:t xml:space="preserve">whitepaper, eBook</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Creative and Comms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Kickoff: 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Provides title and outline to Campaign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after="120" w:before="0" w:line="276" w:lineRule="auto"/>
              <w:rPr>
                <w:rFonts w:ascii="Roboto" w:cs="Roboto" w:eastAsia="Roboto" w:hAnsi="Roboto"/>
              </w:rPr>
            </w:pPr>
            <w:hyperlink r:id="rId64">
              <w:r w:rsidDel="00000000" w:rsidR="00000000" w:rsidRPr="00000000">
                <w:rPr>
                  <w:rFonts w:ascii="Roboto" w:cs="Roboto" w:eastAsia="Roboto" w:hAnsi="Roboto"/>
                  <w:color w:val="1155cc"/>
                  <w:u w:val="single"/>
                  <w:rtl w:val="0"/>
                </w:rPr>
                <w:t xml:space="preserve">Press release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Creative and Comms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b w:val="1"/>
                <w:bCs w:val="1"/>
                <w:color w:val="e24650"/>
              </w:rPr>
            </w:pPr>
            <w:r w:rsidDel="00000000" w:rsidR="00000000" w:rsidRPr="00000000">
              <w:rPr>
                <w:rFonts w:ascii="Roboto" w:cs="Roboto" w:eastAsia="Roboto" w:hAnsi="Roboto"/>
                <w:b w:val="1"/>
                <w:bCs w:val="1"/>
                <w:color w:val="e24650"/>
                <w:rtl w:val="0"/>
              </w:rPr>
              <w:t xml:space="preserve">Campaign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hyperlink r:id="rId65">
              <w:r w:rsidDel="00000000" w:rsidR="00000000" w:rsidRPr="00000000">
                <w:rPr>
                  <w:rFonts w:ascii="Roboto" w:cs="Roboto" w:eastAsia="Roboto" w:hAnsi="Roboto"/>
                  <w:color w:val="1155cc"/>
                  <w:u w:val="single"/>
                  <w:rtl w:val="0"/>
                </w:rPr>
                <w:t xml:space="preserve">Provides press release messaging template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after="120" w:before="0" w:line="276" w:lineRule="auto"/>
              <w:rPr>
                <w:rFonts w:ascii="Roboto" w:cs="Roboto" w:eastAsia="Roboto" w:hAnsi="Roboto"/>
              </w:rPr>
            </w:pPr>
            <w:hyperlink r:id="rId66">
              <w:r w:rsidDel="00000000" w:rsidR="00000000" w:rsidRPr="00000000">
                <w:rPr>
                  <w:rFonts w:ascii="Roboto" w:cs="Roboto" w:eastAsia="Roboto" w:hAnsi="Roboto"/>
                  <w:color w:val="1155cc"/>
                  <w:u w:val="single"/>
                  <w:rtl w:val="0"/>
                </w:rPr>
                <w:t xml:space="preserve">Sales sheet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Creative and Comms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b w:val="1"/>
                <w:bCs w:val="1"/>
                <w:color w:val="e24650"/>
              </w:rPr>
            </w:pPr>
            <w:r w:rsidDel="00000000" w:rsidR="00000000" w:rsidRPr="00000000">
              <w:rPr>
                <w:rFonts w:ascii="Roboto" w:cs="Roboto" w:eastAsia="Roboto" w:hAnsi="Roboto"/>
                <w:b w:val="1"/>
                <w:bCs w:val="1"/>
                <w:color w:val="e24650"/>
                <w:rtl w:val="0"/>
              </w:rPr>
              <w:t xml:space="preserve">Campaign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Provides sheet copy</w:t>
            </w: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hyperlink r:id="rId67">
              <w:r w:rsidDel="00000000" w:rsidR="00000000" w:rsidRPr="00000000">
                <w:rPr>
                  <w:rFonts w:ascii="Roboto" w:cs="Roboto" w:eastAsia="Roboto" w:hAnsi="Roboto"/>
                  <w:color w:val="1155cc"/>
                  <w:u w:val="single"/>
                  <w:rtl w:val="0"/>
                </w:rPr>
                <w:t xml:space="preserve">New</w:t>
              </w:r>
            </w:hyperlink>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hyperlink r:id="rId68">
              <w:r w:rsidDel="00000000" w:rsidR="00000000" w:rsidRPr="00000000">
                <w:rPr>
                  <w:rFonts w:ascii="Roboto" w:cs="Roboto" w:eastAsia="Roboto" w:hAnsi="Roboto"/>
                  <w:color w:val="1155cc"/>
                  <w:u w:val="single"/>
                  <w:rtl w:val="0"/>
                </w:rPr>
                <w:t xml:space="preserve">Update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Social media 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Creative and Comms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Kickoff: Comms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Plans campaign around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Thought leadership blog post</w:t>
            </w:r>
          </w:p>
          <w:p w:rsidR="00000000" w:rsidDel="00000000" w:rsidP="00000000" w:rsidRDefault="00000000" w:rsidRPr="00000000" w14:paraId="00000284">
            <w:pPr>
              <w:widowControl w:val="0"/>
              <w:spacing w:after="120" w:before="0" w:line="276" w:lineRule="auto"/>
              <w:rPr>
                <w:rFonts w:ascii="Roboto" w:cs="Roboto" w:eastAsia="Roboto" w:hAnsi="Roboto"/>
              </w:rPr>
            </w:pPr>
            <w:hyperlink r:id="rId69">
              <w:r w:rsidDel="00000000" w:rsidR="00000000" w:rsidRPr="00000000">
                <w:rPr>
                  <w:rFonts w:ascii="Roboto" w:cs="Roboto" w:eastAsia="Roboto" w:hAnsi="Roboto"/>
                  <w:color w:val="1155cc"/>
                  <w:u w:val="single"/>
                  <w:rtl w:val="0"/>
                </w:rPr>
                <w:t xml:space="preserve">WLA</w:t>
              </w:r>
            </w:hyperlink>
            <w:r w:rsidDel="00000000" w:rsidR="00000000" w:rsidRPr="00000000">
              <w:rPr>
                <w:rFonts w:ascii="Roboto" w:cs="Roboto" w:eastAsia="Roboto" w:hAnsi="Roboto"/>
                <w:rtl w:val="0"/>
              </w:rPr>
              <w:t xml:space="preserve"> / </w:t>
            </w:r>
            <w:hyperlink r:id="rId70">
              <w:r w:rsidDel="00000000" w:rsidR="00000000" w:rsidRPr="00000000">
                <w:rPr>
                  <w:rFonts w:ascii="Roboto" w:cs="Roboto" w:eastAsia="Roboto" w:hAnsi="Roboto"/>
                  <w:color w:val="1155cc"/>
                  <w:u w:val="single"/>
                  <w:rtl w:val="0"/>
                </w:rPr>
                <w:t xml:space="preserve">FA</w:t>
              </w:r>
            </w:hyperlink>
            <w:r w:rsidDel="00000000" w:rsidR="00000000" w:rsidRPr="00000000">
              <w:rPr>
                <w:rFonts w:ascii="Roboto" w:cs="Roboto" w:eastAsia="Roboto" w:hAnsi="Roboto"/>
                <w:rtl w:val="0"/>
              </w:rPr>
              <w:t xml:space="preserve"> / </w:t>
            </w:r>
            <w:hyperlink r:id="rId71">
              <w:r w:rsidDel="00000000" w:rsidR="00000000" w:rsidRPr="00000000">
                <w:rPr>
                  <w:rFonts w:ascii="Roboto" w:cs="Roboto" w:eastAsia="Roboto" w:hAnsi="Roboto"/>
                  <w:color w:val="1155cc"/>
                  <w:u w:val="single"/>
                  <w:rtl w:val="0"/>
                </w:rPr>
                <w:t xml:space="preserve">MFT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Creative and Comms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Kickoff: 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Provides titles and outlines to Campaign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Non-demo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Creative and Comms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b w:val="1"/>
                <w:bCs w:val="1"/>
                <w:color w:val="e24650"/>
              </w:rPr>
            </w:pPr>
            <w:r w:rsidDel="00000000" w:rsidR="00000000" w:rsidRPr="00000000">
              <w:rPr>
                <w:rFonts w:ascii="Roboto" w:cs="Roboto" w:eastAsia="Roboto" w:hAnsi="Roboto"/>
                <w:b w:val="1"/>
                <w:bCs w:val="1"/>
                <w:color w:val="e24650"/>
                <w:rtl w:val="0"/>
              </w:rPr>
              <w:t xml:space="preserve">Campaign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commentRangeStart w:id="14"/>
            <w:r w:rsidDel="00000000" w:rsidR="00000000" w:rsidRPr="00000000">
              <w:rPr>
                <w:rFonts w:ascii="Roboto" w:cs="Roboto" w:eastAsia="Roboto" w:hAnsi="Roboto"/>
                <w:rtl w:val="0"/>
              </w:rPr>
              <w:t xml:space="preserve">Schedules a call with </w:t>
            </w:r>
            <w:hyperlink r:id="rId72">
              <w:r w:rsidDel="00000000" w:rsidR="00000000" w:rsidRPr="00000000">
                <w:rPr>
                  <w:rFonts w:ascii="Roboto" w:cs="Roboto" w:eastAsia="Roboto" w:hAnsi="Roboto"/>
                  <w:color w:val="0000ee"/>
                  <w:u w:val="single"/>
                  <w:rtl w:val="0"/>
                </w:rPr>
                <w:t xml:space="preserve">Mark Burbery</w:t>
              </w:r>
            </w:hyperlink>
            <w:r w:rsidDel="00000000" w:rsidR="00000000" w:rsidRPr="00000000">
              <w:rPr>
                <w:rFonts w:ascii="Roboto" w:cs="Roboto" w:eastAsia="Roboto" w:hAnsi="Roboto"/>
                <w:rtl w:val="0"/>
              </w:rPr>
              <w:t xml:space="preserve"> and </w:t>
            </w:r>
            <w:hyperlink r:id="rId73">
              <w:r w:rsidDel="00000000" w:rsidR="00000000" w:rsidRPr="00000000">
                <w:rPr>
                  <w:rFonts w:ascii="Roboto" w:cs="Roboto" w:eastAsia="Roboto" w:hAnsi="Roboto"/>
                  <w:color w:val="0000ee"/>
                  <w:u w:val="single"/>
                  <w:rtl w:val="0"/>
                </w:rPr>
                <w:t xml:space="preserve">Stephani Fitzsimmons</w:t>
              </w:r>
            </w:hyperlink>
            <w:commentRangeEnd w:id="14"/>
            <w:r w:rsidDel="00000000" w:rsidR="00000000" w:rsidRPr="00000000">
              <w:commentReference w:id="14"/>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SEO article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SEO/GEO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Pre-kickoff: Product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Provides messaging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SEO blog 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SEO/GEO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Pre-kickoff: Product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Provides messaging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SEO page refresh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SEO/GEO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Pre-kickoff: Product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Provides messaging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New solution/product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SEO/GEO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Pre-kickoff: Product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Provides messaging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Ad campaigns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Kickoff: Campaign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Creates campaign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Email campaigns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Campaign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Kickoff: Campaign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Creates email plan (frequency) and 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Newsletter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Campaign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Kickoff: Customer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Created email copy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Landing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Campaign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Kickoff: Campaign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Creates 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Webinar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Campaign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Kickoff: Campaign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Creates plan (ideation, hosts,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after="120" w:before="0" w:line="276" w:lineRule="auto"/>
              <w:rPr>
                <w:rFonts w:ascii="Roboto" w:cs="Roboto" w:eastAsia="Roboto" w:hAnsi="Roboto"/>
              </w:rPr>
            </w:pPr>
            <w:commentRangeStart w:id="15"/>
            <w:r w:rsidDel="00000000" w:rsidR="00000000" w:rsidRPr="00000000">
              <w:rPr>
                <w:rFonts w:ascii="Roboto" w:cs="Roboto" w:eastAsia="Roboto" w:hAnsi="Roboto"/>
                <w:rtl w:val="0"/>
              </w:rPr>
              <w:t xml:space="preserve">Connector web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ins w:author="Keeley OConnor" w:id="0" w:date="2026-03-18T21:12:34Z">
              <w:r w:rsidDel="00000000" w:rsidR="00000000" w:rsidRPr="00000000">
                <w:rPr>
                  <w:rFonts w:ascii="Roboto" w:cs="Roboto" w:eastAsia="Roboto" w:hAnsi="Roboto"/>
                  <w:rtl w:val="0"/>
                </w:rPr>
                <w:t xml:space="preserve">SEO/GEO</w:t>
              </w:r>
            </w:ins>
            <w:del w:author="Keeley OConnor" w:id="0" w:date="2026-03-18T21:12:34Z">
              <w:r w:rsidDel="00000000" w:rsidR="00000000" w:rsidRPr="00000000">
                <w:rPr>
                  <w:rFonts w:ascii="Roboto" w:cs="Roboto" w:eastAsia="Roboto" w:hAnsi="Roboto"/>
                  <w:rtl w:val="0"/>
                </w:rPr>
                <w:delText xml:space="preserve">Product Marketing</w:delText>
              </w:r>
            </w:del>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Kickoff: Product Marketer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Provides connector 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after="120" w:before="0" w:line="276" w:lineRule="auto"/>
              <w:rPr>
                <w:rFonts w:ascii="Roboto" w:cs="Roboto" w:eastAsia="Roboto" w:hAnsi="Roboto"/>
              </w:rPr>
            </w:pPr>
            <w:commentRangeEnd w:id="15"/>
            <w:r w:rsidDel="00000000" w:rsidR="00000000" w:rsidRPr="00000000">
              <w:commentReference w:id="15"/>
            </w:r>
            <w:r w:rsidDel="00000000" w:rsidR="00000000" w:rsidRPr="00000000">
              <w:rPr>
                <w:rFonts w:ascii="Roboto" w:cs="Roboto" w:eastAsia="Roboto" w:hAnsi="Roboto"/>
                <w:rtl w:val="0"/>
              </w:rPr>
              <w:t xml:space="preserve">Storylane/demo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Product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Kickoff: Product Marketer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Provides Storylane demo video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Sales enablement deck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Product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Kickoff: Product Marketer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Creates sales enablement deck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Sales slides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Product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Kickoff: Product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Provides sales slide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after="120" w:before="0" w:line="276" w:lineRule="auto"/>
              <w:rPr>
                <w:rFonts w:ascii="Roboto" w:cs="Roboto" w:eastAsia="Roboto" w:hAnsi="Roboto"/>
              </w:rPr>
            </w:pPr>
            <w:hyperlink r:id="rId74">
              <w:r w:rsidDel="00000000" w:rsidR="00000000" w:rsidRPr="00000000">
                <w:rPr>
                  <w:rFonts w:ascii="Roboto" w:cs="Roboto" w:eastAsia="Roboto" w:hAnsi="Roboto"/>
                  <w:color w:val="1155cc"/>
                  <w:u w:val="single"/>
                  <w:rtl w:val="0"/>
                </w:rPr>
                <w:t xml:space="preserve">Case study</w:t>
              </w:r>
            </w:hyperlink>
            <w:r w:rsidDel="00000000" w:rsidR="00000000" w:rsidRPr="00000000">
              <w:rPr>
                <w:rFonts w:ascii="Roboto" w:cs="Roboto" w:eastAsia="Roboto" w:hAnsi="Roboto"/>
                <w:rtl w:val="0"/>
              </w:rPr>
              <w:t xml:space="preserve">/testimonial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Customer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Kickoff: Campaign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Provides scope and 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Customer emails (standalone or newlsetter)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Customer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Kickoff: Campaign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Provides messaging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Customer webinar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Customer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Kickoff: Campaign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Provides messaging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Customer portal/in-product comms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Customer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Kickoff: Campaign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Provides messaging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Reporting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MarOps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Kickoff: MarOps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Sets up dashboard and obtains asset and performance links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after="120" w:before="0" w:line="276" w:lineRule="auto"/>
              <w:rPr>
                <w:rFonts w:ascii="Roboto" w:cs="Roboto" w:eastAsia="Roboto" w:hAnsi="Roboto"/>
              </w:rPr>
            </w:pPr>
            <w:r w:rsidDel="00000000" w:rsidR="00000000" w:rsidRPr="00000000">
              <w:rPr>
                <w:rFonts w:ascii="Roboto" w:cs="Roboto" w:eastAsia="Roboto" w:hAnsi="Roboto"/>
                <w:rtl w:val="0"/>
              </w:rPr>
              <w:t xml:space="preserve">Internal communications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Campaign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Kickoff: Campaign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rPr>
            </w:pPr>
            <w:r w:rsidDel="00000000" w:rsidR="00000000" w:rsidRPr="00000000">
              <w:rPr>
                <w:rtl w:val="0"/>
              </w:rPr>
            </w:r>
          </w:p>
        </w:tc>
      </w:tr>
    </w:tbl>
    <w:p w:rsidR="00000000" w:rsidDel="00000000" w:rsidP="00000000" w:rsidRDefault="00000000" w:rsidRPr="00000000" w14:paraId="000002D8">
      <w:pPr>
        <w:pStyle w:val="Heading3"/>
        <w:keepNext w:val="0"/>
        <w:keepLines w:val="0"/>
        <w:spacing w:after="120" w:before="0" w:line="276" w:lineRule="auto"/>
        <w:rPr>
          <w:rFonts w:ascii="Roboto" w:cs="Roboto" w:eastAsia="Roboto" w:hAnsi="Roboto"/>
        </w:rPr>
      </w:pPr>
      <w:bookmarkStart w:colFirst="0" w:colLast="0" w:name="_fo5u2movdcud" w:id="67"/>
      <w:bookmarkEnd w:id="67"/>
      <w:r w:rsidDel="00000000" w:rsidR="00000000" w:rsidRPr="00000000">
        <w:rPr>
          <w:rFonts w:ascii="Roboto" w:cs="Roboto" w:eastAsia="Roboto" w:hAnsi="Roboto"/>
          <w:rtl w:val="0"/>
        </w:rPr>
        <w:t xml:space="preserve">Adding folders to the Google folder</w:t>
      </w:r>
    </w:p>
    <w:p w:rsidR="00000000" w:rsidDel="00000000" w:rsidP="00000000" w:rsidRDefault="00000000" w:rsidRPr="00000000" w14:paraId="000002D9">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Owner: Each project owner</w:t>
      </w:r>
    </w:p>
    <w:p w:rsidR="00000000" w:rsidDel="00000000" w:rsidP="00000000" w:rsidRDefault="00000000" w:rsidRPr="00000000" w14:paraId="000002DA">
      <w:pPr>
        <w:spacing w:after="120" w:before="0" w:line="276" w:lineRule="auto"/>
        <w:rPr>
          <w:rFonts w:ascii="Roboto" w:cs="Roboto" w:eastAsia="Roboto" w:hAnsi="Roboto"/>
          <w:color w:val="082029"/>
        </w:rPr>
      </w:pPr>
      <w:r w:rsidDel="00000000" w:rsidR="00000000" w:rsidRPr="00000000">
        <w:rPr>
          <w:rtl w:val="0"/>
        </w:rPr>
      </w:r>
    </w:p>
    <w:p w:rsidR="00000000" w:rsidDel="00000000" w:rsidP="00000000" w:rsidRDefault="00000000" w:rsidRPr="00000000" w14:paraId="000002DB">
      <w:pPr>
        <w:spacing w:after="120" w:before="0" w:line="276" w:lineRule="auto"/>
        <w:rPr>
          <w:rFonts w:ascii="Roboto" w:cs="Roboto" w:eastAsia="Roboto" w:hAnsi="Roboto"/>
        </w:rPr>
      </w:pPr>
      <w:r w:rsidDel="00000000" w:rsidR="00000000" w:rsidRPr="00000000">
        <w:rPr>
          <w:rFonts w:ascii="Roboto" w:cs="Roboto" w:eastAsia="Roboto" w:hAnsi="Roboto"/>
          <w:color w:val="082029"/>
          <w:rtl w:val="0"/>
        </w:rPr>
        <w:t xml:space="preserve">Each Asana project should have a corresponding folder in the primary campaign folder in Google Drive. This is the responsibility of the project owner. If a function would like the file to live in another folder as well, a shortcut should be used. </w:t>
      </w:r>
      <w:r w:rsidDel="00000000" w:rsidR="00000000" w:rsidRPr="00000000">
        <w:rPr>
          <w:rtl w:val="0"/>
        </w:rPr>
      </w:r>
    </w:p>
    <w:p w:rsidR="00000000" w:rsidDel="00000000" w:rsidP="00000000" w:rsidRDefault="00000000" w:rsidRPr="00000000" w14:paraId="000002DC">
      <w:pPr>
        <w:spacing w:after="120" w:before="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2DD">
      <w:pPr>
        <w:spacing w:after="120" w:before="0" w:line="276"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1474333" cy="3252788"/>
            <wp:effectExtent b="0" l="0" r="0" t="0"/>
            <wp:docPr id="8"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1474333" cy="3252788"/>
                    </a:xfrm>
                    <a:prstGeom prst="rect"/>
                    <a:ln/>
                  </pic:spPr>
                </pic:pic>
              </a:graphicData>
            </a:graphic>
          </wp:inline>
        </w:drawing>
      </w:r>
      <w:r w:rsidDel="00000000" w:rsidR="00000000" w:rsidRPr="00000000">
        <w:rPr>
          <w:rFonts w:ascii="Roboto" w:cs="Roboto" w:eastAsia="Roboto" w:hAnsi="Roboto"/>
        </w:rPr>
        <w:drawing>
          <wp:inline distB="114300" distT="114300" distL="114300" distR="114300">
            <wp:extent cx="2046883" cy="2424113"/>
            <wp:effectExtent b="0" l="0" r="0" t="0"/>
            <wp:docPr id="3"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2046883" cy="2424113"/>
                    </a:xfrm>
                    <a:prstGeom prst="rect"/>
                    <a:ln/>
                  </pic:spPr>
                </pic:pic>
              </a:graphicData>
            </a:graphic>
          </wp:inline>
        </w:drawing>
      </w:r>
      <w:r w:rsidDel="00000000" w:rsidR="00000000" w:rsidRPr="00000000">
        <w:rPr>
          <w:rFonts w:ascii="Roboto" w:cs="Roboto" w:eastAsia="Roboto" w:hAnsi="Roboto"/>
        </w:rPr>
        <w:drawing>
          <wp:inline distB="114300" distT="114300" distL="114300" distR="114300">
            <wp:extent cx="1976614" cy="2052638"/>
            <wp:effectExtent b="0" l="0" r="0" t="0"/>
            <wp:docPr id="15"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1976614" cy="2052638"/>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spacing w:after="120" w:before="0" w:line="276"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3662133" cy="2071688"/>
            <wp:effectExtent b="0" l="0" r="0" t="0"/>
            <wp:docPr id="9" name="image6.png"/>
            <a:graphic>
              <a:graphicData uri="http://schemas.openxmlformats.org/drawingml/2006/picture">
                <pic:pic>
                  <pic:nvPicPr>
                    <pic:cNvPr id="0" name="image6.png"/>
                    <pic:cNvPicPr preferRelativeResize="0"/>
                  </pic:nvPicPr>
                  <pic:blipFill>
                    <a:blip r:embed="rId46"/>
                    <a:srcRect b="0" l="0" r="0" t="0"/>
                    <a:stretch>
                      <a:fillRect/>
                    </a:stretch>
                  </pic:blipFill>
                  <pic:spPr>
                    <a:xfrm>
                      <a:off x="0" y="0"/>
                      <a:ext cx="3662133" cy="2071688"/>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spacing w:after="120" w:before="0" w:line="276" w:lineRule="auto"/>
        <w:rPr/>
      </w:pPr>
      <w:r w:rsidDel="00000000" w:rsidR="00000000" w:rsidRPr="00000000">
        <w:rPr>
          <w:rtl w:val="0"/>
        </w:rPr>
      </w:r>
    </w:p>
    <w:p w:rsidR="00000000" w:rsidDel="00000000" w:rsidP="00000000" w:rsidRDefault="00000000" w:rsidRPr="00000000" w14:paraId="000002E0">
      <w:pPr>
        <w:pStyle w:val="Heading1"/>
        <w:spacing w:after="120" w:before="0" w:line="276" w:lineRule="auto"/>
        <w:rPr>
          <w:rFonts w:ascii="Roboto" w:cs="Roboto" w:eastAsia="Roboto" w:hAnsi="Roboto"/>
        </w:rPr>
      </w:pPr>
      <w:bookmarkStart w:colFirst="0" w:colLast="0" w:name="_b9mbauziixmu" w:id="68"/>
      <w:bookmarkEnd w:id="68"/>
      <w:commentRangeStart w:id="16"/>
      <w:r w:rsidDel="00000000" w:rsidR="00000000" w:rsidRPr="00000000">
        <w:rPr>
          <w:rFonts w:ascii="Roboto" w:cs="Roboto" w:eastAsia="Roboto" w:hAnsi="Roboto"/>
          <w:rtl w:val="0"/>
        </w:rPr>
        <w:t xml:space="preserve">Reporting </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2E1">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Metrics must be established and assigned owners prior to the kickoff meeting.</w:t>
      </w:r>
    </w:p>
    <w:p w:rsidR="00000000" w:rsidDel="00000000" w:rsidP="00000000" w:rsidRDefault="00000000" w:rsidRPr="00000000" w14:paraId="000002E2">
      <w:pPr>
        <w:spacing w:after="120" w:before="0" w:line="276" w:lineRule="auto"/>
        <w:rPr>
          <w:rFonts w:ascii="Roboto" w:cs="Roboto" w:eastAsia="Roboto" w:hAnsi="Roboto"/>
          <w:color w:val="082029"/>
        </w:rPr>
      </w:pPr>
      <w:commentRangeStart w:id="17"/>
      <w:r w:rsidDel="00000000" w:rsidR="00000000" w:rsidRPr="00000000">
        <w:rPr>
          <w:rFonts w:ascii="Roboto" w:cs="Roboto" w:eastAsia="Roboto" w:hAnsi="Roboto"/>
          <w:color w:val="082029"/>
          <w:rtl w:val="0"/>
        </w:rPr>
        <w:t xml:space="preserve">The </w:t>
      </w:r>
      <w:r w:rsidDel="00000000" w:rsidR="00000000" w:rsidRPr="00000000">
        <w:rPr>
          <w:rFonts w:ascii="Roboto" w:cs="Roboto" w:eastAsia="Roboto" w:hAnsi="Roboto"/>
          <w:b w:val="1"/>
          <w:bCs w:val="1"/>
          <w:color w:val="082029"/>
          <w:rtl w:val="0"/>
        </w:rPr>
        <w:t xml:space="preserve">Campaign Manager</w:t>
      </w:r>
      <w:r w:rsidDel="00000000" w:rsidR="00000000" w:rsidRPr="00000000">
        <w:rPr>
          <w:rFonts w:ascii="Roboto" w:cs="Roboto" w:eastAsia="Roboto" w:hAnsi="Roboto"/>
          <w:color w:val="082029"/>
          <w:rtl w:val="0"/>
        </w:rPr>
        <w:t xml:space="preserve"> is responsible for working with the Reporting team to set up a dashboard access/filtering for each campaign.</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2E3">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Working team members are responsible for ensuring performance metrics are provided if there is no automated system in place to capture them.</w:t>
      </w:r>
    </w:p>
    <w:p w:rsidR="00000000" w:rsidDel="00000000" w:rsidP="00000000" w:rsidRDefault="00000000" w:rsidRPr="00000000" w14:paraId="000002E4">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Reporting should include:</w:t>
      </w:r>
    </w:p>
    <w:p w:rsidR="00000000" w:rsidDel="00000000" w:rsidP="00000000" w:rsidRDefault="00000000" w:rsidRPr="00000000" w14:paraId="000002E5">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Product adoption</w:t>
      </w:r>
    </w:p>
    <w:p w:rsidR="00000000" w:rsidDel="00000000" w:rsidP="00000000" w:rsidRDefault="00000000" w:rsidRPr="00000000" w14:paraId="000002E6">
      <w:pPr>
        <w:pStyle w:val="Heading2"/>
        <w:spacing w:after="120" w:before="0" w:line="276" w:lineRule="auto"/>
        <w:rPr>
          <w:rFonts w:ascii="Roboto" w:cs="Roboto" w:eastAsia="Roboto" w:hAnsi="Roboto"/>
        </w:rPr>
      </w:pPr>
      <w:bookmarkStart w:colFirst="0" w:colLast="0" w:name="_x04nwd25rt9w" w:id="69"/>
      <w:bookmarkEnd w:id="69"/>
      <w:r w:rsidDel="00000000" w:rsidR="00000000" w:rsidRPr="00000000">
        <w:rPr>
          <w:rFonts w:ascii="Roboto" w:cs="Roboto" w:eastAsia="Roboto" w:hAnsi="Roboto"/>
          <w:rtl w:val="0"/>
        </w:rPr>
        <w:t xml:space="preserve">Channel performance</w:t>
      </w:r>
    </w:p>
    <w:p w:rsidR="00000000" w:rsidDel="00000000" w:rsidP="00000000" w:rsidRDefault="00000000" w:rsidRPr="00000000" w14:paraId="000002E7">
      <w:pPr>
        <w:pStyle w:val="Heading3"/>
        <w:spacing w:after="120" w:before="0" w:line="276" w:lineRule="auto"/>
        <w:rPr>
          <w:rFonts w:ascii="Roboto" w:cs="Roboto" w:eastAsia="Roboto" w:hAnsi="Roboto"/>
        </w:rPr>
      </w:pPr>
      <w:bookmarkStart w:colFirst="0" w:colLast="0" w:name="_ygnz4im9dxyn" w:id="70"/>
      <w:bookmarkEnd w:id="70"/>
      <w:r w:rsidDel="00000000" w:rsidR="00000000" w:rsidRPr="00000000">
        <w:rPr>
          <w:rFonts w:ascii="Roboto" w:cs="Roboto" w:eastAsia="Roboto" w:hAnsi="Roboto"/>
          <w:rtl w:val="0"/>
        </w:rPr>
        <w:t xml:space="preserve">Web</w:t>
      </w:r>
    </w:p>
    <w:p w:rsidR="00000000" w:rsidDel="00000000" w:rsidP="00000000" w:rsidRDefault="00000000" w:rsidRPr="00000000" w14:paraId="000002E8">
      <w:pPr>
        <w:numPr>
          <w:ilvl w:val="0"/>
          <w:numId w:val="7"/>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Campaign-attributed sessions</w:t>
      </w:r>
    </w:p>
    <w:p w:rsidR="00000000" w:rsidDel="00000000" w:rsidP="00000000" w:rsidRDefault="00000000" w:rsidRPr="00000000" w14:paraId="000002E9">
      <w:pPr>
        <w:numPr>
          <w:ilvl w:val="0"/>
          <w:numId w:val="7"/>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Landing page conversion rate</w:t>
      </w:r>
    </w:p>
    <w:p w:rsidR="00000000" w:rsidDel="00000000" w:rsidP="00000000" w:rsidRDefault="00000000" w:rsidRPr="00000000" w14:paraId="000002EA">
      <w:pPr>
        <w:numPr>
          <w:ilvl w:val="0"/>
          <w:numId w:val="7"/>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Form fills</w:t>
      </w:r>
    </w:p>
    <w:p w:rsidR="00000000" w:rsidDel="00000000" w:rsidP="00000000" w:rsidRDefault="00000000" w:rsidRPr="00000000" w14:paraId="000002EB">
      <w:pPr>
        <w:numPr>
          <w:ilvl w:val="0"/>
          <w:numId w:val="7"/>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Individual page performance, including engagement rate/time on page</w:t>
      </w:r>
    </w:p>
    <w:p w:rsidR="00000000" w:rsidDel="00000000" w:rsidP="00000000" w:rsidRDefault="00000000" w:rsidRPr="00000000" w14:paraId="000002EC">
      <w:pPr>
        <w:pStyle w:val="Heading3"/>
        <w:spacing w:after="120" w:before="0" w:line="276" w:lineRule="auto"/>
        <w:rPr>
          <w:rFonts w:ascii="Roboto" w:cs="Roboto" w:eastAsia="Roboto" w:hAnsi="Roboto"/>
          <w:color w:val="082029"/>
          <w:sz w:val="22"/>
          <w:szCs w:val="22"/>
        </w:rPr>
      </w:pPr>
      <w:bookmarkStart w:colFirst="0" w:colLast="0" w:name="_ski89cyucx16" w:id="71"/>
      <w:bookmarkEnd w:id="71"/>
      <w:r w:rsidDel="00000000" w:rsidR="00000000" w:rsidRPr="00000000">
        <w:rPr>
          <w:rFonts w:ascii="Roboto" w:cs="Roboto" w:eastAsia="Roboto" w:hAnsi="Roboto"/>
          <w:color w:val="082029"/>
          <w:sz w:val="22"/>
          <w:szCs w:val="22"/>
          <w:rtl w:val="0"/>
        </w:rPr>
        <w:t xml:space="preserve">Email</w:t>
      </w:r>
    </w:p>
    <w:p w:rsidR="00000000" w:rsidDel="00000000" w:rsidP="00000000" w:rsidRDefault="00000000" w:rsidRPr="00000000" w14:paraId="000002ED">
      <w:pPr>
        <w:numPr>
          <w:ilvl w:val="0"/>
          <w:numId w:val="4"/>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Delivery rate</w:t>
      </w:r>
    </w:p>
    <w:p w:rsidR="00000000" w:rsidDel="00000000" w:rsidP="00000000" w:rsidRDefault="00000000" w:rsidRPr="00000000" w14:paraId="000002EE">
      <w:pPr>
        <w:numPr>
          <w:ilvl w:val="0"/>
          <w:numId w:val="4"/>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Open rate</w:t>
      </w:r>
    </w:p>
    <w:p w:rsidR="00000000" w:rsidDel="00000000" w:rsidP="00000000" w:rsidRDefault="00000000" w:rsidRPr="00000000" w14:paraId="000002EF">
      <w:pPr>
        <w:numPr>
          <w:ilvl w:val="0"/>
          <w:numId w:val="4"/>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Click-through rate (CTR)</w:t>
      </w:r>
    </w:p>
    <w:p w:rsidR="00000000" w:rsidDel="00000000" w:rsidP="00000000" w:rsidRDefault="00000000" w:rsidRPr="00000000" w14:paraId="000002F0">
      <w:pPr>
        <w:numPr>
          <w:ilvl w:val="0"/>
          <w:numId w:val="4"/>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Conversion rate</w:t>
      </w:r>
    </w:p>
    <w:p w:rsidR="00000000" w:rsidDel="00000000" w:rsidP="00000000" w:rsidRDefault="00000000" w:rsidRPr="00000000" w14:paraId="000002F1">
      <w:pPr>
        <w:pStyle w:val="Heading3"/>
        <w:spacing w:after="120" w:before="0" w:line="276" w:lineRule="auto"/>
        <w:rPr>
          <w:rFonts w:ascii="Roboto" w:cs="Roboto" w:eastAsia="Roboto" w:hAnsi="Roboto"/>
        </w:rPr>
      </w:pPr>
      <w:bookmarkStart w:colFirst="0" w:colLast="0" w:name="_guojhfklgdst" w:id="72"/>
      <w:bookmarkEnd w:id="72"/>
      <w:r w:rsidDel="00000000" w:rsidR="00000000" w:rsidRPr="00000000">
        <w:rPr>
          <w:rFonts w:ascii="Roboto" w:cs="Roboto" w:eastAsia="Roboto" w:hAnsi="Roboto"/>
          <w:rtl w:val="0"/>
        </w:rPr>
        <w:t xml:space="preserve">Paid media (search, social, display)</w:t>
      </w:r>
    </w:p>
    <w:p w:rsidR="00000000" w:rsidDel="00000000" w:rsidP="00000000" w:rsidRDefault="00000000" w:rsidRPr="00000000" w14:paraId="000002F2">
      <w:pPr>
        <w:numPr>
          <w:ilvl w:val="0"/>
          <w:numId w:val="20"/>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Impressions</w:t>
      </w:r>
    </w:p>
    <w:p w:rsidR="00000000" w:rsidDel="00000000" w:rsidP="00000000" w:rsidRDefault="00000000" w:rsidRPr="00000000" w14:paraId="000002F3">
      <w:pPr>
        <w:numPr>
          <w:ilvl w:val="0"/>
          <w:numId w:val="20"/>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CTR</w:t>
      </w:r>
    </w:p>
    <w:p w:rsidR="00000000" w:rsidDel="00000000" w:rsidP="00000000" w:rsidRDefault="00000000" w:rsidRPr="00000000" w14:paraId="000002F4">
      <w:pPr>
        <w:numPr>
          <w:ilvl w:val="0"/>
          <w:numId w:val="20"/>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CPC / CPL</w:t>
      </w:r>
    </w:p>
    <w:p w:rsidR="00000000" w:rsidDel="00000000" w:rsidP="00000000" w:rsidRDefault="00000000" w:rsidRPr="00000000" w14:paraId="000002F5">
      <w:pPr>
        <w:numPr>
          <w:ilvl w:val="0"/>
          <w:numId w:val="20"/>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Conversion rate</w:t>
      </w:r>
    </w:p>
    <w:p w:rsidR="00000000" w:rsidDel="00000000" w:rsidP="00000000" w:rsidRDefault="00000000" w:rsidRPr="00000000" w14:paraId="000002F6">
      <w:pPr>
        <w:pStyle w:val="Heading3"/>
        <w:spacing w:after="120" w:before="0" w:line="276" w:lineRule="auto"/>
        <w:rPr>
          <w:rFonts w:ascii="Roboto" w:cs="Roboto" w:eastAsia="Roboto" w:hAnsi="Roboto"/>
        </w:rPr>
      </w:pPr>
      <w:bookmarkStart w:colFirst="0" w:colLast="0" w:name="_79x9gf8mdvr9" w:id="73"/>
      <w:bookmarkEnd w:id="73"/>
      <w:r w:rsidDel="00000000" w:rsidR="00000000" w:rsidRPr="00000000">
        <w:rPr>
          <w:rFonts w:ascii="Roboto" w:cs="Roboto" w:eastAsia="Roboto" w:hAnsi="Roboto"/>
          <w:rtl w:val="0"/>
        </w:rPr>
        <w:t xml:space="preserve">Organic social</w:t>
      </w:r>
    </w:p>
    <w:p w:rsidR="00000000" w:rsidDel="00000000" w:rsidP="00000000" w:rsidRDefault="00000000" w:rsidRPr="00000000" w14:paraId="000002F7">
      <w:pPr>
        <w:numPr>
          <w:ilvl w:val="0"/>
          <w:numId w:val="28"/>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Reach</w:t>
      </w:r>
    </w:p>
    <w:p w:rsidR="00000000" w:rsidDel="00000000" w:rsidP="00000000" w:rsidRDefault="00000000" w:rsidRPr="00000000" w14:paraId="000002F8">
      <w:pPr>
        <w:numPr>
          <w:ilvl w:val="0"/>
          <w:numId w:val="28"/>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Engagement rate</w:t>
      </w:r>
    </w:p>
    <w:p w:rsidR="00000000" w:rsidDel="00000000" w:rsidP="00000000" w:rsidRDefault="00000000" w:rsidRPr="00000000" w14:paraId="000002F9">
      <w:pPr>
        <w:numPr>
          <w:ilvl w:val="0"/>
          <w:numId w:val="28"/>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Click-throughs</w:t>
      </w:r>
    </w:p>
    <w:p w:rsidR="00000000" w:rsidDel="00000000" w:rsidP="00000000" w:rsidRDefault="00000000" w:rsidRPr="00000000" w14:paraId="000002FA">
      <w:pPr>
        <w:numPr>
          <w:ilvl w:val="0"/>
          <w:numId w:val="28"/>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Pipeline attribution</w:t>
      </w:r>
      <w:r w:rsidDel="00000000" w:rsidR="00000000" w:rsidRPr="00000000">
        <w:rPr>
          <w:rtl w:val="0"/>
        </w:rPr>
      </w:r>
    </w:p>
    <w:p w:rsidR="00000000" w:rsidDel="00000000" w:rsidP="00000000" w:rsidRDefault="00000000" w:rsidRPr="00000000" w14:paraId="000002FB">
      <w:pPr>
        <w:pStyle w:val="Heading3"/>
        <w:spacing w:after="120" w:before="0" w:line="276" w:lineRule="auto"/>
        <w:rPr>
          <w:rFonts w:ascii="Roboto" w:cs="Roboto" w:eastAsia="Roboto" w:hAnsi="Roboto"/>
        </w:rPr>
      </w:pPr>
      <w:bookmarkStart w:colFirst="0" w:colLast="0" w:name="_m32sesm9gvbx" w:id="74"/>
      <w:bookmarkEnd w:id="74"/>
      <w:r w:rsidDel="00000000" w:rsidR="00000000" w:rsidRPr="00000000">
        <w:rPr>
          <w:rFonts w:ascii="Roboto" w:cs="Roboto" w:eastAsia="Roboto" w:hAnsi="Roboto"/>
          <w:rtl w:val="0"/>
        </w:rPr>
        <w:t xml:space="preserve">PR</w:t>
      </w:r>
    </w:p>
    <w:p w:rsidR="00000000" w:rsidDel="00000000" w:rsidP="00000000" w:rsidRDefault="00000000" w:rsidRPr="00000000" w14:paraId="000002FC">
      <w:pPr>
        <w:numPr>
          <w:ilvl w:val="0"/>
          <w:numId w:val="39"/>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Media placements</w:t>
      </w:r>
    </w:p>
    <w:p w:rsidR="00000000" w:rsidDel="00000000" w:rsidP="00000000" w:rsidRDefault="00000000" w:rsidRPr="00000000" w14:paraId="000002FD">
      <w:pPr>
        <w:numPr>
          <w:ilvl w:val="0"/>
          <w:numId w:val="39"/>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Estimated reach</w:t>
      </w:r>
    </w:p>
    <w:p w:rsidR="00000000" w:rsidDel="00000000" w:rsidP="00000000" w:rsidRDefault="00000000" w:rsidRPr="00000000" w14:paraId="000002FE">
      <w:pPr>
        <w:numPr>
          <w:ilvl w:val="0"/>
          <w:numId w:val="39"/>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Referral traffic</w:t>
      </w:r>
    </w:p>
    <w:p w:rsidR="00000000" w:rsidDel="00000000" w:rsidP="00000000" w:rsidRDefault="00000000" w:rsidRPr="00000000" w14:paraId="000002FF">
      <w:pPr>
        <w:pStyle w:val="Heading2"/>
        <w:spacing w:after="120" w:before="0" w:line="276" w:lineRule="auto"/>
        <w:rPr>
          <w:rFonts w:ascii="Roboto" w:cs="Roboto" w:eastAsia="Roboto" w:hAnsi="Roboto"/>
        </w:rPr>
      </w:pPr>
      <w:bookmarkStart w:colFirst="0" w:colLast="0" w:name="_oc02r36j88g9" w:id="75"/>
      <w:bookmarkEnd w:id="75"/>
      <w:r w:rsidDel="00000000" w:rsidR="00000000" w:rsidRPr="00000000">
        <w:rPr>
          <w:rFonts w:ascii="Roboto" w:cs="Roboto" w:eastAsia="Roboto" w:hAnsi="Roboto"/>
          <w:rtl w:val="0"/>
        </w:rPr>
        <w:t xml:space="preserve">Funnel impact</w:t>
      </w:r>
    </w:p>
    <w:p w:rsidR="00000000" w:rsidDel="00000000" w:rsidP="00000000" w:rsidRDefault="00000000" w:rsidRPr="00000000" w14:paraId="00000300">
      <w:pPr>
        <w:numPr>
          <w:ilvl w:val="0"/>
          <w:numId w:val="24"/>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New contacts created</w:t>
      </w:r>
    </w:p>
    <w:p w:rsidR="00000000" w:rsidDel="00000000" w:rsidP="00000000" w:rsidRDefault="00000000" w:rsidRPr="00000000" w14:paraId="00000301">
      <w:pPr>
        <w:numPr>
          <w:ilvl w:val="0"/>
          <w:numId w:val="24"/>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Opportunities created</w:t>
      </w:r>
    </w:p>
    <w:p w:rsidR="00000000" w:rsidDel="00000000" w:rsidP="00000000" w:rsidRDefault="00000000" w:rsidRPr="00000000" w14:paraId="00000302">
      <w:pPr>
        <w:numPr>
          <w:ilvl w:val="0"/>
          <w:numId w:val="24"/>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Conversion rates in the sales stages</w:t>
      </w:r>
    </w:p>
    <w:p w:rsidR="00000000" w:rsidDel="00000000" w:rsidP="00000000" w:rsidRDefault="00000000" w:rsidRPr="00000000" w14:paraId="00000303">
      <w:pPr>
        <w:numPr>
          <w:ilvl w:val="0"/>
          <w:numId w:val="46"/>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Lead source attribution </w:t>
      </w:r>
    </w:p>
    <w:p w:rsidR="00000000" w:rsidDel="00000000" w:rsidP="00000000" w:rsidRDefault="00000000" w:rsidRPr="00000000" w14:paraId="00000304">
      <w:pPr>
        <w:numPr>
          <w:ilvl w:val="0"/>
          <w:numId w:val="8"/>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Pipeline generated</w:t>
      </w:r>
    </w:p>
    <w:p w:rsidR="00000000" w:rsidDel="00000000" w:rsidP="00000000" w:rsidRDefault="00000000" w:rsidRPr="00000000" w14:paraId="00000305">
      <w:pPr>
        <w:numPr>
          <w:ilvl w:val="0"/>
          <w:numId w:val="8"/>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Average deal size</w:t>
      </w:r>
    </w:p>
    <w:p w:rsidR="00000000" w:rsidDel="00000000" w:rsidP="00000000" w:rsidRDefault="00000000" w:rsidRPr="00000000" w14:paraId="00000306">
      <w:pPr>
        <w:numPr>
          <w:ilvl w:val="0"/>
          <w:numId w:val="8"/>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Win rate</w:t>
      </w:r>
    </w:p>
    <w:p w:rsidR="00000000" w:rsidDel="00000000" w:rsidP="00000000" w:rsidRDefault="00000000" w:rsidRPr="00000000" w14:paraId="00000307">
      <w:pPr>
        <w:numPr>
          <w:ilvl w:val="0"/>
          <w:numId w:val="8"/>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Cost per opportunity</w:t>
      </w:r>
    </w:p>
    <w:p w:rsidR="00000000" w:rsidDel="00000000" w:rsidP="00000000" w:rsidRDefault="00000000" w:rsidRPr="00000000" w14:paraId="00000308">
      <w:pPr>
        <w:numPr>
          <w:ilvl w:val="0"/>
          <w:numId w:val="8"/>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Cost per pipeline dollar</w:t>
      </w:r>
    </w:p>
    <w:p w:rsidR="00000000" w:rsidDel="00000000" w:rsidP="00000000" w:rsidRDefault="00000000" w:rsidRPr="00000000" w14:paraId="00000309">
      <w:pPr>
        <w:numPr>
          <w:ilvl w:val="0"/>
          <w:numId w:val="8"/>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Revenue</w:t>
      </w:r>
    </w:p>
    <w:p w:rsidR="00000000" w:rsidDel="00000000" w:rsidP="00000000" w:rsidRDefault="00000000" w:rsidRPr="00000000" w14:paraId="0000030A">
      <w:pPr>
        <w:numPr>
          <w:ilvl w:val="0"/>
          <w:numId w:val="8"/>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Closed or current deals in the sales cycle</w:t>
      </w:r>
    </w:p>
    <w:p w:rsidR="00000000" w:rsidDel="00000000" w:rsidP="00000000" w:rsidRDefault="00000000" w:rsidRPr="00000000" w14:paraId="0000030B">
      <w:pPr>
        <w:pStyle w:val="Heading2"/>
        <w:spacing w:after="120" w:before="0" w:line="276" w:lineRule="auto"/>
        <w:rPr/>
      </w:pPr>
      <w:bookmarkStart w:colFirst="0" w:colLast="0" w:name="_4kprnjlaxpus" w:id="76"/>
      <w:bookmarkEnd w:id="76"/>
      <w:commentRangeStart w:id="18"/>
      <w:r w:rsidDel="00000000" w:rsidR="00000000" w:rsidRPr="00000000">
        <w:rPr>
          <w:rtl w:val="0"/>
        </w:rPr>
        <w:t xml:space="preserve">Product adoption</w:t>
      </w:r>
      <w:commentRangeEnd w:id="18"/>
      <w:r w:rsidDel="00000000" w:rsidR="00000000" w:rsidRPr="00000000">
        <w:commentReference w:id="18"/>
      </w:r>
      <w:r w:rsidDel="00000000" w:rsidR="00000000" w:rsidRPr="00000000">
        <w:rPr>
          <w:rtl w:val="0"/>
        </w:rPr>
        <w:t xml:space="preserve"> - applicable to product launches</w:t>
      </w:r>
    </w:p>
    <w:p w:rsidR="00000000" w:rsidDel="00000000" w:rsidP="00000000" w:rsidRDefault="00000000" w:rsidRPr="00000000" w14:paraId="0000030C">
      <w:pPr>
        <w:pStyle w:val="Heading1"/>
        <w:keepNext w:val="0"/>
        <w:keepLines w:val="0"/>
        <w:spacing w:after="120" w:before="0" w:line="276" w:lineRule="auto"/>
        <w:rPr>
          <w:rFonts w:ascii="Roboto" w:cs="Roboto" w:eastAsia="Roboto" w:hAnsi="Roboto"/>
        </w:rPr>
      </w:pPr>
      <w:bookmarkStart w:colFirst="0" w:colLast="0" w:name="_zc6soa1chfvc" w:id="77"/>
      <w:bookmarkEnd w:id="77"/>
      <w:r w:rsidDel="00000000" w:rsidR="00000000" w:rsidRPr="00000000">
        <w:rPr>
          <w:rFonts w:ascii="Roboto" w:cs="Roboto" w:eastAsia="Roboto" w:hAnsi="Roboto"/>
          <w:rtl w:val="0"/>
        </w:rPr>
        <w:t xml:space="preserve">Communications and channels</w:t>
      </w:r>
    </w:p>
    <w:p w:rsidR="00000000" w:rsidDel="00000000" w:rsidP="00000000" w:rsidRDefault="00000000" w:rsidRPr="00000000" w14:paraId="0000030D">
      <w:pPr>
        <w:pStyle w:val="Heading2"/>
        <w:spacing w:after="120" w:before="0" w:line="276" w:lineRule="auto"/>
        <w:rPr>
          <w:rFonts w:ascii="Roboto" w:cs="Roboto" w:eastAsia="Roboto" w:hAnsi="Roboto"/>
        </w:rPr>
      </w:pPr>
      <w:bookmarkStart w:colFirst="0" w:colLast="0" w:name="_2asv6l7rytq0" w:id="78"/>
      <w:bookmarkEnd w:id="78"/>
      <w:r w:rsidDel="00000000" w:rsidR="00000000" w:rsidRPr="00000000">
        <w:rPr>
          <w:rFonts w:ascii="Roboto" w:cs="Roboto" w:eastAsia="Roboto" w:hAnsi="Roboto"/>
          <w:rtl w:val="0"/>
        </w:rPr>
        <w:t xml:space="preserve">Status updates</w:t>
      </w:r>
    </w:p>
    <w:p w:rsidR="00000000" w:rsidDel="00000000" w:rsidP="00000000" w:rsidRDefault="00000000" w:rsidRPr="00000000" w14:paraId="0000030E">
      <w:pPr>
        <w:numPr>
          <w:ilvl w:val="0"/>
          <w:numId w:val="36"/>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Asana</w:t>
      </w:r>
    </w:p>
    <w:p w:rsidR="00000000" w:rsidDel="00000000" w:rsidP="00000000" w:rsidRDefault="00000000" w:rsidRPr="00000000" w14:paraId="0000030F">
      <w:pPr>
        <w:numPr>
          <w:ilvl w:val="1"/>
          <w:numId w:val="36"/>
        </w:numPr>
        <w:spacing w:after="120" w:before="0" w:line="276" w:lineRule="auto"/>
        <w:ind w:left="1440" w:hanging="360"/>
        <w:rPr>
          <w:rFonts w:ascii="Roboto" w:cs="Roboto" w:eastAsia="Roboto" w:hAnsi="Roboto"/>
        </w:rPr>
      </w:pPr>
      <w:r w:rsidDel="00000000" w:rsidR="00000000" w:rsidRPr="00000000">
        <w:rPr>
          <w:rFonts w:ascii="Roboto" w:cs="Roboto" w:eastAsia="Roboto" w:hAnsi="Roboto"/>
          <w:color w:val="082029"/>
          <w:rtl w:val="0"/>
        </w:rPr>
        <w:t xml:space="preserve">Projects should be set up with dependencies so that task owners are automatically informed when their dependent tasks can be completed</w:t>
      </w:r>
    </w:p>
    <w:p w:rsidR="00000000" w:rsidDel="00000000" w:rsidP="00000000" w:rsidRDefault="00000000" w:rsidRPr="00000000" w14:paraId="00000310">
      <w:pPr>
        <w:numPr>
          <w:ilvl w:val="1"/>
          <w:numId w:val="36"/>
        </w:numPr>
        <w:spacing w:after="120" w:before="0" w:line="276" w:lineRule="auto"/>
        <w:ind w:left="1440" w:hanging="360"/>
        <w:rPr>
          <w:rFonts w:ascii="Roboto" w:cs="Roboto" w:eastAsia="Roboto" w:hAnsi="Roboto"/>
        </w:rPr>
      </w:pPr>
      <w:r w:rsidDel="00000000" w:rsidR="00000000" w:rsidRPr="00000000">
        <w:rPr>
          <w:rFonts w:ascii="Roboto" w:cs="Roboto" w:eastAsia="Roboto" w:hAnsi="Roboto"/>
          <w:color w:val="082029"/>
          <w:rtl w:val="0"/>
        </w:rPr>
        <w:t xml:space="preserve">Project owners should use Asana’s status updates feature to inform stakeholders of any changes in project status</w:t>
      </w:r>
    </w:p>
    <w:p w:rsidR="00000000" w:rsidDel="00000000" w:rsidP="00000000" w:rsidRDefault="00000000" w:rsidRPr="00000000" w14:paraId="00000311">
      <w:pPr>
        <w:numPr>
          <w:ilvl w:val="1"/>
          <w:numId w:val="36"/>
        </w:numPr>
        <w:spacing w:after="120" w:before="0" w:line="276" w:lineRule="auto"/>
        <w:ind w:left="1440" w:hanging="360"/>
        <w:rPr>
          <w:rFonts w:ascii="Roboto" w:cs="Roboto" w:eastAsia="Roboto" w:hAnsi="Roboto"/>
        </w:rPr>
      </w:pPr>
      <w:r w:rsidDel="00000000" w:rsidR="00000000" w:rsidRPr="00000000">
        <w:rPr>
          <w:rFonts w:ascii="Roboto" w:cs="Roboto" w:eastAsia="Roboto" w:hAnsi="Roboto"/>
          <w:color w:val="082029"/>
          <w:rtl w:val="0"/>
        </w:rPr>
        <w:t xml:space="preserve">Each assignee should use comments on their given tasks to provide details about any delays or blockers</w:t>
      </w:r>
    </w:p>
    <w:p w:rsidR="00000000" w:rsidDel="00000000" w:rsidP="00000000" w:rsidRDefault="00000000" w:rsidRPr="00000000" w14:paraId="00000312">
      <w:pPr>
        <w:numPr>
          <w:ilvl w:val="0"/>
          <w:numId w:val="36"/>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Slack</w:t>
      </w:r>
    </w:p>
    <w:p w:rsidR="00000000" w:rsidDel="00000000" w:rsidP="00000000" w:rsidRDefault="00000000" w:rsidRPr="00000000" w14:paraId="00000313">
      <w:pPr>
        <w:numPr>
          <w:ilvl w:val="1"/>
          <w:numId w:val="36"/>
        </w:numPr>
        <w:spacing w:after="120" w:before="0" w:line="276" w:lineRule="auto"/>
        <w:ind w:left="1440" w:hanging="360"/>
        <w:rPr>
          <w:rFonts w:ascii="Roboto" w:cs="Roboto" w:eastAsia="Roboto" w:hAnsi="Roboto"/>
        </w:rPr>
      </w:pPr>
      <w:r w:rsidDel="00000000" w:rsidR="00000000" w:rsidRPr="00000000">
        <w:rPr>
          <w:rFonts w:ascii="Roboto" w:cs="Roboto" w:eastAsia="Roboto" w:hAnsi="Roboto"/>
          <w:color w:val="082029"/>
          <w:rtl w:val="0"/>
        </w:rPr>
        <w:t xml:space="preserve">Campaign Managers should use the dedicated Slack channel to communicate any changes in launch dates, scope of campaign or other key updates</w:t>
      </w:r>
    </w:p>
    <w:p w:rsidR="00000000" w:rsidDel="00000000" w:rsidP="00000000" w:rsidRDefault="00000000" w:rsidRPr="00000000" w14:paraId="00000314">
      <w:pPr>
        <w:numPr>
          <w:ilvl w:val="1"/>
          <w:numId w:val="36"/>
        </w:numPr>
        <w:spacing w:after="120" w:before="0" w:line="276" w:lineRule="auto"/>
        <w:ind w:left="1440" w:hanging="360"/>
        <w:rPr>
          <w:rFonts w:ascii="Roboto" w:cs="Roboto" w:eastAsia="Roboto" w:hAnsi="Roboto"/>
        </w:rPr>
      </w:pPr>
      <w:r w:rsidDel="00000000" w:rsidR="00000000" w:rsidRPr="00000000">
        <w:rPr>
          <w:rFonts w:ascii="Roboto" w:cs="Roboto" w:eastAsia="Roboto" w:hAnsi="Roboto"/>
          <w:color w:val="082029"/>
          <w:rtl w:val="0"/>
        </w:rPr>
        <w:t xml:space="preserve">Additional requests or questions from the team should only be shared in the dedicated campaign channel; ad hoc group messages should not be created</w:t>
      </w:r>
    </w:p>
    <w:p w:rsidR="00000000" w:rsidDel="00000000" w:rsidP="00000000" w:rsidRDefault="00000000" w:rsidRPr="00000000" w14:paraId="00000315">
      <w:pPr>
        <w:numPr>
          <w:ilvl w:val="0"/>
          <w:numId w:val="36"/>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Meetings</w:t>
      </w:r>
      <w:r w:rsidDel="00000000" w:rsidR="00000000" w:rsidRPr="00000000">
        <w:rPr>
          <w:rtl w:val="0"/>
        </w:rPr>
      </w:r>
    </w:p>
    <w:p w:rsidR="00000000" w:rsidDel="00000000" w:rsidP="00000000" w:rsidRDefault="00000000" w:rsidRPr="00000000" w14:paraId="00000316">
      <w:pPr>
        <w:numPr>
          <w:ilvl w:val="1"/>
          <w:numId w:val="36"/>
        </w:numPr>
        <w:spacing w:after="120" w:before="0" w:line="276" w:lineRule="auto"/>
        <w:ind w:left="1440" w:hanging="360"/>
        <w:rPr>
          <w:rFonts w:ascii="Roboto" w:cs="Roboto" w:eastAsia="Roboto" w:hAnsi="Roboto"/>
        </w:rPr>
      </w:pPr>
      <w:r w:rsidDel="00000000" w:rsidR="00000000" w:rsidRPr="00000000">
        <w:rPr>
          <w:rFonts w:ascii="Roboto" w:cs="Roboto" w:eastAsia="Roboto" w:hAnsi="Roboto"/>
          <w:color w:val="082029"/>
          <w:rtl w:val="0"/>
        </w:rPr>
        <w:t xml:space="preserve">Campaign Managers should check on the status of tasks via Asana prior to the status meeting</w:t>
      </w:r>
    </w:p>
    <w:p w:rsidR="00000000" w:rsidDel="00000000" w:rsidP="00000000" w:rsidRDefault="00000000" w:rsidRPr="00000000" w14:paraId="00000317">
      <w:pPr>
        <w:numPr>
          <w:ilvl w:val="1"/>
          <w:numId w:val="36"/>
        </w:numPr>
        <w:spacing w:after="120" w:before="0" w:line="276" w:lineRule="auto"/>
        <w:ind w:left="1440" w:hanging="360"/>
        <w:rPr>
          <w:rFonts w:ascii="Roboto" w:cs="Roboto" w:eastAsia="Roboto" w:hAnsi="Roboto"/>
        </w:rPr>
      </w:pPr>
      <w:r w:rsidDel="00000000" w:rsidR="00000000" w:rsidRPr="00000000">
        <w:rPr>
          <w:rFonts w:ascii="Roboto" w:cs="Roboto" w:eastAsia="Roboto" w:hAnsi="Roboto"/>
          <w:color w:val="082029"/>
          <w:rtl w:val="0"/>
        </w:rPr>
        <w:t xml:space="preserve">Campaign Managers should provide an agenda for each status meeting and a summary of outstanding and upcoming tasks after the meeting</w:t>
      </w:r>
    </w:p>
    <w:p w:rsidR="00000000" w:rsidDel="00000000" w:rsidP="00000000" w:rsidRDefault="00000000" w:rsidRPr="00000000" w14:paraId="00000318">
      <w:pPr>
        <w:pStyle w:val="Heading2"/>
        <w:spacing w:after="120" w:before="0" w:line="276" w:lineRule="auto"/>
        <w:rPr>
          <w:rFonts w:ascii="Roboto" w:cs="Roboto" w:eastAsia="Roboto" w:hAnsi="Roboto"/>
        </w:rPr>
      </w:pPr>
      <w:bookmarkStart w:colFirst="0" w:colLast="0" w:name="_pvhglrufwnno" w:id="79"/>
      <w:bookmarkEnd w:id="79"/>
      <w:r w:rsidDel="00000000" w:rsidR="00000000" w:rsidRPr="00000000">
        <w:rPr>
          <w:rFonts w:ascii="Roboto" w:cs="Roboto" w:eastAsia="Roboto" w:hAnsi="Roboto"/>
          <w:rtl w:val="0"/>
        </w:rPr>
        <w:t xml:space="preserve">Feedback and approvals during asset creation</w:t>
      </w:r>
    </w:p>
    <w:p w:rsidR="00000000" w:rsidDel="00000000" w:rsidP="00000000" w:rsidRDefault="00000000" w:rsidRPr="00000000" w14:paraId="00000319">
      <w:pPr>
        <w:keepNext w:val="0"/>
        <w:keepLines w:val="0"/>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Feedback is crucial to capture and implement during the asset creation process. All review tasks should be included in project templates, and all relevant documents should be linked in the tasks for quick access and clarity. Reviewers should be aware that this step is a barrier to advancing asset creation, so it is important to provide feedback in a concise, timely manner. </w:t>
      </w:r>
    </w:p>
    <w:p w:rsidR="00000000" w:rsidDel="00000000" w:rsidP="00000000" w:rsidRDefault="00000000" w:rsidRPr="00000000" w14:paraId="0000031A">
      <w:pPr>
        <w:keepNext w:val="0"/>
        <w:keepLines w:val="0"/>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If a review is assigned to one person within a function, such as Product Marketing, it is that person’s responsibility to gather and implement all feedback on behalf of their team within the due date. </w:t>
      </w:r>
      <w:r w:rsidDel="00000000" w:rsidR="00000000" w:rsidRPr="00000000">
        <w:rPr>
          <w:rtl w:val="0"/>
        </w:rPr>
      </w:r>
    </w:p>
    <w:p w:rsidR="00000000" w:rsidDel="00000000" w:rsidP="00000000" w:rsidRDefault="00000000" w:rsidRPr="00000000" w14:paraId="0000031B">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When reviewing in Google Docs or Slides…</w:t>
      </w:r>
    </w:p>
    <w:p w:rsidR="00000000" w:rsidDel="00000000" w:rsidP="00000000" w:rsidRDefault="00000000" w:rsidRPr="00000000" w14:paraId="0000031C">
      <w:pPr>
        <w:numPr>
          <w:ilvl w:val="0"/>
          <w:numId w:val="52"/>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Use “suggesting” mode</w:t>
      </w:r>
    </w:p>
    <w:p w:rsidR="00000000" w:rsidDel="00000000" w:rsidP="00000000" w:rsidRDefault="00000000" w:rsidRPr="00000000" w14:paraId="0000031D">
      <w:pPr>
        <w:numPr>
          <w:ilvl w:val="0"/>
          <w:numId w:val="52"/>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Leave specific comments or edits directly in the document</w:t>
      </w:r>
    </w:p>
    <w:p w:rsidR="00000000" w:rsidDel="00000000" w:rsidP="00000000" w:rsidRDefault="00000000" w:rsidRPr="00000000" w14:paraId="0000031E">
      <w:pPr>
        <w:numPr>
          <w:ilvl w:val="0"/>
          <w:numId w:val="52"/>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Do not create a new document — use the file shared with you to review</w:t>
      </w:r>
    </w:p>
    <w:p w:rsidR="00000000" w:rsidDel="00000000" w:rsidP="00000000" w:rsidRDefault="00000000" w:rsidRPr="00000000" w14:paraId="0000031F">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After you have finished reviewing the Google file…</w:t>
      </w:r>
    </w:p>
    <w:p w:rsidR="00000000" w:rsidDel="00000000" w:rsidP="00000000" w:rsidRDefault="00000000" w:rsidRPr="00000000" w14:paraId="00000320">
      <w:pPr>
        <w:numPr>
          <w:ilvl w:val="0"/>
          <w:numId w:val="32"/>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Mark the review task complete in Asana</w:t>
      </w:r>
    </w:p>
    <w:p w:rsidR="00000000" w:rsidDel="00000000" w:rsidP="00000000" w:rsidRDefault="00000000" w:rsidRPr="00000000" w14:paraId="00000321">
      <w:pPr>
        <w:numPr>
          <w:ilvl w:val="0"/>
          <w:numId w:val="54"/>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Leave a summary comment such as “Left a few suggestions mainly around X” or “Looks good, no changes”</w:t>
      </w:r>
    </w:p>
    <w:p w:rsidR="00000000" w:rsidDel="00000000" w:rsidP="00000000" w:rsidRDefault="00000000" w:rsidRPr="00000000" w14:paraId="00000322">
      <w:pPr>
        <w:numPr>
          <w:ilvl w:val="0"/>
          <w:numId w:val="54"/>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Tag relevant stakeholders</w:t>
      </w:r>
    </w:p>
    <w:p w:rsidR="00000000" w:rsidDel="00000000" w:rsidP="00000000" w:rsidRDefault="00000000" w:rsidRPr="00000000" w14:paraId="00000323">
      <w:pPr>
        <w:keepNext w:val="0"/>
        <w:keepLines w:val="0"/>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If you do not complete your review task on time, the project will not move forward. </w:t>
      </w:r>
    </w:p>
    <w:p w:rsidR="00000000" w:rsidDel="00000000" w:rsidP="00000000" w:rsidRDefault="00000000" w:rsidRPr="00000000" w14:paraId="00000324">
      <w:pPr>
        <w:pStyle w:val="Heading2"/>
        <w:spacing w:after="120" w:before="0" w:line="276" w:lineRule="auto"/>
        <w:rPr>
          <w:rFonts w:ascii="Roboto" w:cs="Roboto" w:eastAsia="Roboto" w:hAnsi="Roboto"/>
        </w:rPr>
      </w:pPr>
      <w:bookmarkStart w:colFirst="0" w:colLast="0" w:name="_t41hpnffhtxc" w:id="80"/>
      <w:bookmarkEnd w:id="80"/>
      <w:commentRangeStart w:id="19"/>
      <w:r w:rsidDel="00000000" w:rsidR="00000000" w:rsidRPr="00000000">
        <w:rPr>
          <w:rFonts w:ascii="Roboto" w:cs="Roboto" w:eastAsia="Roboto" w:hAnsi="Roboto"/>
          <w:rtl w:val="0"/>
        </w:rPr>
        <w:t xml:space="preserve">Meeting cadence</w:t>
      </w:r>
    </w:p>
    <w:p w:rsidR="00000000" w:rsidDel="00000000" w:rsidP="00000000" w:rsidRDefault="00000000" w:rsidRPr="00000000" w14:paraId="00000325">
      <w:pPr>
        <w:numPr>
          <w:ilvl w:val="0"/>
          <w:numId w:val="18"/>
        </w:numPr>
        <w:spacing w:after="120" w:before="0" w:line="276" w:lineRule="auto"/>
        <w:ind w:left="720" w:hanging="360"/>
        <w:rPr>
          <w:rFonts w:ascii="Roboto" w:cs="Roboto" w:eastAsia="Roboto" w:hAnsi="Roboto"/>
          <w:u w:val="none"/>
        </w:rPr>
      </w:pPr>
      <w:r w:rsidDel="00000000" w:rsidR="00000000" w:rsidRPr="00000000">
        <w:rPr>
          <w:rFonts w:ascii="Roboto" w:cs="Roboto" w:eastAsia="Roboto" w:hAnsi="Roboto"/>
          <w:color w:val="082029"/>
          <w:rtl w:val="0"/>
        </w:rPr>
        <w:t xml:space="preserve">Kickoff meeting - generally 8 weeks before the campaign is live </w:t>
      </w:r>
    </w:p>
    <w:p w:rsidR="00000000" w:rsidDel="00000000" w:rsidP="00000000" w:rsidRDefault="00000000" w:rsidRPr="00000000" w14:paraId="00000326">
      <w:pPr>
        <w:numPr>
          <w:ilvl w:val="0"/>
          <w:numId w:val="18"/>
        </w:numPr>
        <w:spacing w:after="120" w:before="0" w:line="276" w:lineRule="auto"/>
        <w:ind w:left="720" w:hanging="360"/>
        <w:rPr>
          <w:rFonts w:ascii="Roboto" w:cs="Roboto" w:eastAsia="Roboto" w:hAnsi="Roboto"/>
          <w:u w:val="none"/>
        </w:rPr>
      </w:pPr>
      <w:r w:rsidDel="00000000" w:rsidR="00000000" w:rsidRPr="00000000">
        <w:rPr>
          <w:rFonts w:ascii="Roboto" w:cs="Roboto" w:eastAsia="Roboto" w:hAnsi="Roboto"/>
          <w:color w:val="082029"/>
          <w:rtl w:val="0"/>
        </w:rPr>
        <w:t xml:space="preserve">Weekly or biweekly status meeting - the status of all campaign deliverables should be available and updated in the campaign portfolio in Asana</w:t>
      </w:r>
    </w:p>
    <w:p w:rsidR="00000000" w:rsidDel="00000000" w:rsidP="00000000" w:rsidRDefault="00000000" w:rsidRPr="00000000" w14:paraId="00000327">
      <w:pPr>
        <w:numPr>
          <w:ilvl w:val="1"/>
          <w:numId w:val="18"/>
        </w:numPr>
        <w:spacing w:after="120" w:before="0" w:line="276" w:lineRule="auto"/>
        <w:ind w:left="1440" w:hanging="360"/>
        <w:rPr>
          <w:rFonts w:ascii="Roboto" w:cs="Roboto" w:eastAsia="Roboto" w:hAnsi="Roboto"/>
          <w:u w:val="none"/>
        </w:rPr>
      </w:pPr>
      <w:r w:rsidDel="00000000" w:rsidR="00000000" w:rsidRPr="00000000">
        <w:rPr>
          <w:rFonts w:ascii="Roboto" w:cs="Roboto" w:eastAsia="Roboto" w:hAnsi="Roboto"/>
          <w:color w:val="082029"/>
          <w:rtl w:val="0"/>
        </w:rPr>
        <w:t xml:space="preserve">An agenda for this meeting needs to be included at least 48 hours prior with detailed discussion points </w:t>
      </w:r>
    </w:p>
    <w:p w:rsidR="00000000" w:rsidDel="00000000" w:rsidP="00000000" w:rsidRDefault="00000000" w:rsidRPr="00000000" w14:paraId="00000328">
      <w:pPr>
        <w:numPr>
          <w:ilvl w:val="1"/>
          <w:numId w:val="18"/>
        </w:numPr>
        <w:spacing w:after="120" w:before="0" w:line="276" w:lineRule="auto"/>
        <w:ind w:left="1440" w:hanging="360"/>
        <w:rPr>
          <w:rFonts w:ascii="Roboto" w:cs="Roboto" w:eastAsia="Roboto" w:hAnsi="Roboto"/>
          <w:u w:val="none"/>
        </w:rPr>
      </w:pPr>
      <w:r w:rsidDel="00000000" w:rsidR="00000000" w:rsidRPr="00000000">
        <w:rPr>
          <w:rFonts w:ascii="Roboto" w:cs="Roboto" w:eastAsia="Roboto" w:hAnsi="Roboto"/>
          <w:color w:val="082029"/>
          <w:rtl w:val="0"/>
        </w:rPr>
        <w:t xml:space="preserve">The Campaign Manager determines who should be in this meeting on a weekly/biweekly basis</w:t>
      </w:r>
    </w:p>
    <w:p w:rsidR="00000000" w:rsidDel="00000000" w:rsidP="00000000" w:rsidRDefault="00000000" w:rsidRPr="00000000" w14:paraId="00000329">
      <w:pPr>
        <w:numPr>
          <w:ilvl w:val="0"/>
          <w:numId w:val="18"/>
        </w:numPr>
        <w:spacing w:after="120" w:before="0" w:line="276" w:lineRule="auto"/>
        <w:ind w:left="720" w:hanging="360"/>
        <w:rPr>
          <w:rFonts w:ascii="Roboto" w:cs="Roboto" w:eastAsia="Roboto" w:hAnsi="Roboto"/>
          <w:u w:val="none"/>
        </w:rPr>
      </w:pPr>
      <w:r w:rsidDel="00000000" w:rsidR="00000000" w:rsidRPr="00000000">
        <w:rPr>
          <w:rFonts w:ascii="Roboto" w:cs="Roboto" w:eastAsia="Roboto" w:hAnsi="Roboto"/>
          <w:color w:val="082029"/>
          <w:rtl w:val="0"/>
        </w:rPr>
        <w:t xml:space="preserve">Go live meeting 1 week before launch</w:t>
      </w:r>
    </w:p>
    <w:p w:rsidR="00000000" w:rsidDel="00000000" w:rsidP="00000000" w:rsidRDefault="00000000" w:rsidRPr="00000000" w14:paraId="0000032A">
      <w:pPr>
        <w:numPr>
          <w:ilvl w:val="0"/>
          <w:numId w:val="18"/>
        </w:numPr>
        <w:spacing w:after="120" w:before="0" w:line="276" w:lineRule="auto"/>
        <w:ind w:left="720" w:hanging="360"/>
        <w:rPr>
          <w:rFonts w:ascii="Roboto" w:cs="Roboto" w:eastAsia="Roboto" w:hAnsi="Roboto"/>
          <w:u w:val="none"/>
        </w:rPr>
      </w:pPr>
      <w:r w:rsidDel="00000000" w:rsidR="00000000" w:rsidRPr="00000000">
        <w:rPr>
          <w:rFonts w:ascii="Roboto" w:cs="Roboto" w:eastAsia="Roboto" w:hAnsi="Roboto"/>
          <w:color w:val="082029"/>
          <w:rtl w:val="0"/>
        </w:rPr>
        <w:t xml:space="preserve">Post-mortem a week after launch - a survey should be sent within 48 hours of launch to capture feedback; the post-mortem should present key takeaways, themes and action items</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32B">
      <w:pPr>
        <w:numPr>
          <w:ilvl w:val="0"/>
          <w:numId w:val="18"/>
        </w:numPr>
        <w:spacing w:after="120" w:before="0" w:line="276" w:lineRule="auto"/>
        <w:ind w:left="720" w:hanging="360"/>
        <w:rPr>
          <w:rFonts w:ascii="Roboto" w:cs="Roboto" w:eastAsia="Roboto" w:hAnsi="Roboto"/>
          <w:u w:val="none"/>
        </w:rPr>
      </w:pPr>
      <w:r w:rsidDel="00000000" w:rsidR="00000000" w:rsidRPr="00000000">
        <w:rPr>
          <w:rFonts w:ascii="Roboto" w:cs="Roboto" w:eastAsia="Roboto" w:hAnsi="Roboto"/>
          <w:color w:val="082029"/>
          <w:rtl w:val="0"/>
        </w:rPr>
        <w:t xml:space="preserve">Campaign performance tracking meeting - Taking place a on 30, 60 and 90-day cadence, the meeting will review campaign performance with the entire working team welcome to join and understand how their work is impacting the business. </w:t>
      </w:r>
    </w:p>
    <w:p w:rsidR="00000000" w:rsidDel="00000000" w:rsidP="00000000" w:rsidRDefault="00000000" w:rsidRPr="00000000" w14:paraId="0000032C">
      <w:pPr>
        <w:spacing w:after="120" w:before="0" w:line="276" w:lineRule="auto"/>
        <w:rPr/>
      </w:pPr>
      <w:r w:rsidDel="00000000" w:rsidR="00000000" w:rsidRPr="00000000">
        <w:rPr>
          <w:rtl w:val="0"/>
        </w:rPr>
      </w:r>
    </w:p>
    <w:p w:rsidR="00000000" w:rsidDel="00000000" w:rsidP="00000000" w:rsidRDefault="00000000" w:rsidRPr="00000000" w14:paraId="0000032D">
      <w:pPr>
        <w:spacing w:after="120" w:before="0" w:line="276" w:lineRule="auto"/>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1"/>
        <w:keepNext w:val="0"/>
        <w:keepLines w:val="0"/>
        <w:spacing w:after="120" w:before="0" w:line="276" w:lineRule="auto"/>
        <w:rPr/>
      </w:pPr>
      <w:bookmarkStart w:colFirst="0" w:colLast="0" w:name="_oh7q2utjdycy" w:id="81"/>
      <w:bookmarkEnd w:id="81"/>
      <w:r w:rsidDel="00000000" w:rsidR="00000000" w:rsidRPr="00000000">
        <w:rPr>
          <w:rtl w:val="0"/>
        </w:rPr>
        <w:t xml:space="preserve">Resources</w:t>
      </w:r>
    </w:p>
    <w:p w:rsidR="00000000" w:rsidDel="00000000" w:rsidP="00000000" w:rsidRDefault="00000000" w:rsidRPr="00000000" w14:paraId="0000032F">
      <w:pPr>
        <w:pStyle w:val="Heading2"/>
        <w:spacing w:after="120" w:before="0" w:line="276" w:lineRule="auto"/>
        <w:rPr/>
      </w:pPr>
      <w:bookmarkStart w:colFirst="0" w:colLast="0" w:name="_uib59iuvzjbh" w:id="82"/>
      <w:bookmarkEnd w:id="82"/>
      <w:r w:rsidDel="00000000" w:rsidR="00000000" w:rsidRPr="00000000">
        <w:rPr>
          <w:rtl w:val="0"/>
        </w:rPr>
        <w:t xml:space="preserve">Asana learning path</w:t>
      </w:r>
    </w:p>
    <w:p w:rsidR="00000000" w:rsidDel="00000000" w:rsidP="00000000" w:rsidRDefault="00000000" w:rsidRPr="00000000" w14:paraId="00000330">
      <w:pPr>
        <w:spacing w:after="120" w:before="0" w:line="276" w:lineRule="auto"/>
        <w:rPr>
          <w:rFonts w:ascii="Roboto" w:cs="Roboto" w:eastAsia="Roboto" w:hAnsi="Roboto"/>
        </w:rPr>
      </w:pPr>
      <w:r w:rsidDel="00000000" w:rsidR="00000000" w:rsidRPr="00000000">
        <w:rPr>
          <w:rtl w:val="0"/>
        </w:rPr>
      </w:r>
    </w:p>
    <w:tbl>
      <w:tblPr>
        <w:tblStyle w:val="Table11"/>
        <w:tblW w:w="997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130"/>
        <w:gridCol w:w="2130"/>
        <w:tblGridChange w:id="0">
          <w:tblGrid>
            <w:gridCol w:w="2715"/>
            <w:gridCol w:w="5130"/>
            <w:gridCol w:w="2130"/>
          </w:tblGrid>
        </w:tblGridChange>
      </w:tblGrid>
      <w:tr>
        <w:trPr>
          <w:cantSplit w:val="0"/>
          <w:tblHeader w:val="0"/>
        </w:trPr>
        <w:tc>
          <w:tcPr/>
          <w:p w:rsidR="00000000" w:rsidDel="00000000" w:rsidP="00000000" w:rsidRDefault="00000000" w:rsidRPr="00000000" w14:paraId="00000331">
            <w:pPr>
              <w:widowControl w:val="0"/>
              <w:spacing w:after="120" w:before="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Course</w:t>
            </w:r>
          </w:p>
        </w:tc>
        <w:tc>
          <w:tcPr/>
          <w:p w:rsidR="00000000" w:rsidDel="00000000" w:rsidP="00000000" w:rsidRDefault="00000000" w:rsidRPr="00000000" w14:paraId="00000332">
            <w:pPr>
              <w:widowControl w:val="0"/>
              <w:spacing w:after="120" w:before="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Objective</w:t>
            </w:r>
          </w:p>
        </w:tc>
        <w:tc>
          <w:tcPr/>
          <w:p w:rsidR="00000000" w:rsidDel="00000000" w:rsidP="00000000" w:rsidRDefault="00000000" w:rsidRPr="00000000" w14:paraId="00000333">
            <w:pPr>
              <w:widowControl w:val="0"/>
              <w:spacing w:after="120" w:before="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Time</w:t>
            </w:r>
          </w:p>
        </w:tc>
      </w:tr>
      <w:tr>
        <w:trPr>
          <w:cantSplit w:val="0"/>
          <w:tblHeader w:val="0"/>
        </w:trPr>
        <w:tc>
          <w:tcPr/>
          <w:p w:rsidR="00000000" w:rsidDel="00000000" w:rsidP="00000000" w:rsidRDefault="00000000" w:rsidRPr="00000000" w14:paraId="00000334">
            <w:pPr>
              <w:widowControl w:val="0"/>
              <w:spacing w:after="120" w:before="0" w:line="276" w:lineRule="auto"/>
              <w:rPr>
                <w:rFonts w:ascii="Roboto" w:cs="Roboto" w:eastAsia="Roboto" w:hAnsi="Roboto"/>
              </w:rPr>
            </w:pPr>
            <w:hyperlink r:id="rId75">
              <w:r w:rsidDel="00000000" w:rsidR="00000000" w:rsidRPr="00000000">
                <w:rPr>
                  <w:rFonts w:ascii="Roboto" w:cs="Roboto" w:eastAsia="Roboto" w:hAnsi="Roboto"/>
                  <w:color w:val="1155cc"/>
                  <w:u w:val="single"/>
                  <w:rtl w:val="0"/>
                </w:rPr>
                <w:t xml:space="preserve">Getting started with Asana</w:t>
              </w:r>
            </w:hyperlink>
            <w:r w:rsidDel="00000000" w:rsidR="00000000" w:rsidRPr="00000000">
              <w:rPr>
                <w:rFonts w:ascii="Roboto" w:cs="Roboto" w:eastAsia="Roboto" w:hAnsi="Roboto"/>
                <w:rtl w:val="0"/>
              </w:rPr>
              <w:t xml:space="preserve"> </w:t>
            </w:r>
          </w:p>
        </w:tc>
        <w:tc>
          <w:tcPr/>
          <w:p w:rsidR="00000000" w:rsidDel="00000000" w:rsidP="00000000" w:rsidRDefault="00000000" w:rsidRPr="00000000" w14:paraId="00000335">
            <w:pPr>
              <w:widowControl w:val="0"/>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This recorded training covers the basics of task management including how to create projects and tasks in Asana.</w:t>
            </w:r>
          </w:p>
        </w:tc>
        <w:tc>
          <w:tcPr/>
          <w:p w:rsidR="00000000" w:rsidDel="00000000" w:rsidP="00000000" w:rsidRDefault="00000000" w:rsidRPr="00000000" w14:paraId="00000336">
            <w:pPr>
              <w:widowControl w:val="0"/>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45 mins </w:t>
            </w:r>
          </w:p>
        </w:tc>
      </w:tr>
      <w:tr>
        <w:trPr>
          <w:cantSplit w:val="0"/>
          <w:tblHeader w:val="0"/>
        </w:trPr>
        <w:tc>
          <w:tcPr/>
          <w:p w:rsidR="00000000" w:rsidDel="00000000" w:rsidP="00000000" w:rsidRDefault="00000000" w:rsidRPr="00000000" w14:paraId="00000337">
            <w:pPr>
              <w:widowControl w:val="0"/>
              <w:spacing w:after="120" w:before="0" w:line="276" w:lineRule="auto"/>
              <w:rPr>
                <w:rFonts w:ascii="Roboto" w:cs="Roboto" w:eastAsia="Roboto" w:hAnsi="Roboto"/>
              </w:rPr>
            </w:pPr>
            <w:hyperlink r:id="rId76">
              <w:r w:rsidDel="00000000" w:rsidR="00000000" w:rsidRPr="00000000">
                <w:rPr>
                  <w:rFonts w:ascii="Roboto" w:cs="Roboto" w:eastAsia="Roboto" w:hAnsi="Roboto"/>
                  <w:color w:val="1155cc"/>
                  <w:u w:val="single"/>
                  <w:rtl w:val="0"/>
                </w:rPr>
                <w:t xml:space="preserve">Asana foundations course</w:t>
              </w:r>
            </w:hyperlink>
            <w:r w:rsidDel="00000000" w:rsidR="00000000" w:rsidRPr="00000000">
              <w:rPr>
                <w:rFonts w:ascii="Roboto" w:cs="Roboto" w:eastAsia="Roboto" w:hAnsi="Roboto"/>
                <w:rtl w:val="0"/>
              </w:rPr>
              <w:t xml:space="preserve"> </w:t>
            </w:r>
          </w:p>
        </w:tc>
        <w:tc>
          <w:tcPr/>
          <w:p w:rsidR="00000000" w:rsidDel="00000000" w:rsidP="00000000" w:rsidRDefault="00000000" w:rsidRPr="00000000" w14:paraId="00000338">
            <w:pPr>
              <w:widowControl w:val="0"/>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Get a clear view of your work, organize projects effectively and collaborate across your team on Asana's collaborative work platform.</w:t>
            </w:r>
          </w:p>
        </w:tc>
        <w:tc>
          <w:tcPr/>
          <w:p w:rsidR="00000000" w:rsidDel="00000000" w:rsidP="00000000" w:rsidRDefault="00000000" w:rsidRPr="00000000" w14:paraId="00000339">
            <w:pPr>
              <w:widowControl w:val="0"/>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1-2 hours</w:t>
            </w:r>
          </w:p>
        </w:tc>
      </w:tr>
      <w:tr>
        <w:trPr>
          <w:cantSplit w:val="0"/>
          <w:tblHeader w:val="0"/>
        </w:trPr>
        <w:tc>
          <w:tcPr/>
          <w:p w:rsidR="00000000" w:rsidDel="00000000" w:rsidP="00000000" w:rsidRDefault="00000000" w:rsidRPr="00000000" w14:paraId="0000033A">
            <w:pPr>
              <w:widowControl w:val="0"/>
              <w:spacing w:after="120" w:before="0" w:line="276" w:lineRule="auto"/>
              <w:rPr>
                <w:rFonts w:ascii="Roboto" w:cs="Roboto" w:eastAsia="Roboto" w:hAnsi="Roboto"/>
              </w:rPr>
            </w:pPr>
            <w:hyperlink r:id="rId77">
              <w:r w:rsidDel="00000000" w:rsidR="00000000" w:rsidRPr="00000000">
                <w:rPr>
                  <w:rFonts w:ascii="Roboto" w:cs="Roboto" w:eastAsia="Roboto" w:hAnsi="Roboto"/>
                  <w:color w:val="1155cc"/>
                  <w:u w:val="single"/>
                  <w:rtl w:val="0"/>
                </w:rPr>
                <w:t xml:space="preserve">Asana campaign management</w:t>
              </w:r>
            </w:hyperlink>
            <w:r w:rsidDel="00000000" w:rsidR="00000000" w:rsidRPr="00000000">
              <w:rPr>
                <w:rFonts w:ascii="Roboto" w:cs="Roboto" w:eastAsia="Roboto" w:hAnsi="Roboto"/>
                <w:rtl w:val="0"/>
              </w:rPr>
              <w:t xml:space="preserve"> </w:t>
            </w:r>
          </w:p>
        </w:tc>
        <w:tc>
          <w:tcPr/>
          <w:p w:rsidR="00000000" w:rsidDel="00000000" w:rsidP="00000000" w:rsidRDefault="00000000" w:rsidRPr="00000000" w14:paraId="0000033B">
            <w:pPr>
              <w:widowControl w:val="0"/>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You’ll learn essential principles of campaign management, how to confidently organize, launch and optimize your work, while using core Asana features to build structure, increase visibility and strengthen collaboration. Along the way, you’ll deepen your ability to track performance, scale your process, and leverage automation and AI to drive results.</w:t>
            </w:r>
          </w:p>
        </w:tc>
        <w:tc>
          <w:tcPr/>
          <w:p w:rsidR="00000000" w:rsidDel="00000000" w:rsidP="00000000" w:rsidRDefault="00000000" w:rsidRPr="00000000" w14:paraId="0000033C">
            <w:pPr>
              <w:widowControl w:val="0"/>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1-2 hours</w:t>
            </w:r>
          </w:p>
        </w:tc>
      </w:tr>
    </w:tbl>
    <w:p w:rsidR="00000000" w:rsidDel="00000000" w:rsidP="00000000" w:rsidRDefault="00000000" w:rsidRPr="00000000" w14:paraId="0000033D">
      <w:pPr>
        <w:pStyle w:val="Heading2"/>
        <w:spacing w:after="120" w:before="0" w:line="276" w:lineRule="auto"/>
        <w:rPr/>
      </w:pPr>
      <w:bookmarkStart w:colFirst="0" w:colLast="0" w:name="_rqzyeni02g97" w:id="83"/>
      <w:bookmarkEnd w:id="83"/>
      <w:r w:rsidDel="00000000" w:rsidR="00000000" w:rsidRPr="00000000">
        <w:rPr>
          <w:rtl w:val="0"/>
        </w:rPr>
        <w:t xml:space="preserve">Redwood Asana tutorial videos</w:t>
      </w:r>
    </w:p>
    <w:p w:rsidR="00000000" w:rsidDel="00000000" w:rsidP="00000000" w:rsidRDefault="00000000" w:rsidRPr="00000000" w14:paraId="0000033E">
      <w:pPr>
        <w:spacing w:after="120" w:before="0" w:line="276" w:lineRule="auto"/>
        <w:rPr/>
      </w:pPr>
      <w:r w:rsidDel="00000000" w:rsidR="00000000" w:rsidRPr="00000000">
        <w:rPr>
          <w:rtl w:val="0"/>
        </w:rPr>
      </w:r>
    </w:p>
    <w:tbl>
      <w:tblPr>
        <w:tblStyle w:val="Table12"/>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rPr>
            </w:pPr>
            <w:r w:rsidDel="00000000" w:rsidR="00000000" w:rsidRPr="00000000">
              <w:rPr>
                <w:b w:val="1"/>
                <w:bCs w:val="1"/>
                <w:rtl w:val="0"/>
              </w:rPr>
              <w:t xml:space="preserve">Video</w:t>
            </w:r>
          </w:p>
        </w:tc>
        <w:tc>
          <w:tcPr/>
          <w:p w:rsidR="00000000" w:rsidDel="00000000" w:rsidP="00000000" w:rsidRDefault="00000000" w:rsidRPr="00000000" w14:paraId="00000340">
            <w:pPr>
              <w:widowControl w:val="0"/>
              <w:spacing w:after="120" w:before="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Objective</w:t>
            </w:r>
          </w:p>
        </w:tc>
        <w:tc>
          <w:tcPr/>
          <w:p w:rsidR="00000000" w:rsidDel="00000000" w:rsidP="00000000" w:rsidRDefault="00000000" w:rsidRPr="00000000" w14:paraId="00000341">
            <w:pPr>
              <w:widowControl w:val="0"/>
              <w:spacing w:after="120" w:before="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after="120" w:before="0" w:line="276" w:lineRule="auto"/>
              <w:rPr/>
            </w:pPr>
            <w:hyperlink r:id="rId78">
              <w:r w:rsidDel="00000000" w:rsidR="00000000" w:rsidRPr="00000000">
                <w:rPr>
                  <w:color w:val="1155cc"/>
                  <w:u w:val="single"/>
                  <w:rtl w:val="0"/>
                </w:rPr>
                <w:t xml:space="preserve">Creating a project template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color w:val="082029"/>
              </w:rPr>
            </w:pPr>
            <w:r w:rsidDel="00000000" w:rsidR="00000000" w:rsidRPr="00000000">
              <w:rPr>
                <w:rFonts w:ascii="Roboto" w:cs="Roboto" w:eastAsia="Roboto" w:hAnsi="Roboto"/>
                <w:color w:val="082029"/>
                <w:rtl w:val="0"/>
              </w:rPr>
              <w:t xml:space="preserve">How to create a project template from scratch or from an existing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color w:val="082029"/>
              </w:rPr>
            </w:pPr>
            <w:r w:rsidDel="00000000" w:rsidR="00000000" w:rsidRPr="00000000">
              <w:rPr>
                <w:rFonts w:ascii="Roboto" w:cs="Roboto" w:eastAsia="Roboto" w:hAnsi="Roboto"/>
                <w:color w:val="082029"/>
                <w:rtl w:val="0"/>
              </w:rPr>
              <w:t xml:space="preserve">17 mins</w:t>
            </w:r>
          </w:p>
        </w:tc>
      </w:tr>
      <w:tr>
        <w:trPr>
          <w:cantSplit w:val="0"/>
          <w:tblHeader w:val="0"/>
        </w:trPr>
        <w:tc>
          <w:tcPr/>
          <w:p w:rsidR="00000000" w:rsidDel="00000000" w:rsidP="00000000" w:rsidRDefault="00000000" w:rsidRPr="00000000" w14:paraId="00000345">
            <w:pPr>
              <w:widowControl w:val="0"/>
              <w:spacing w:after="120" w:before="0" w:line="276" w:lineRule="auto"/>
              <w:rPr>
                <w:rFonts w:ascii="Roboto" w:cs="Roboto" w:eastAsia="Roboto" w:hAnsi="Roboto"/>
              </w:rPr>
            </w:pPr>
            <w:hyperlink r:id="rId79">
              <w:r w:rsidDel="00000000" w:rsidR="00000000" w:rsidRPr="00000000">
                <w:rPr>
                  <w:rFonts w:ascii="Roboto" w:cs="Roboto" w:eastAsia="Roboto" w:hAnsi="Roboto"/>
                  <w:color w:val="1155cc"/>
                  <w:u w:val="single"/>
                  <w:rtl w:val="0"/>
                </w:rPr>
                <w:t xml:space="preserve">Setting up projects</w:t>
              </w:r>
            </w:hyperlink>
            <w:r w:rsidDel="00000000" w:rsidR="00000000" w:rsidRPr="00000000">
              <w:rPr>
                <w:rtl w:val="0"/>
              </w:rPr>
            </w:r>
          </w:p>
        </w:tc>
        <w:tc>
          <w:tcPr/>
          <w:p w:rsidR="00000000" w:rsidDel="00000000" w:rsidP="00000000" w:rsidRDefault="00000000" w:rsidRPr="00000000" w14:paraId="00000346">
            <w:pPr>
              <w:widowControl w:val="0"/>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Adding your project to the correct portfolio and updating the project fields</w:t>
            </w:r>
          </w:p>
        </w:tc>
        <w:tc>
          <w:tcPr/>
          <w:p w:rsidR="00000000" w:rsidDel="00000000" w:rsidP="00000000" w:rsidRDefault="00000000" w:rsidRPr="00000000" w14:paraId="00000347">
            <w:pPr>
              <w:widowControl w:val="0"/>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3 mins</w:t>
            </w:r>
          </w:p>
        </w:tc>
      </w:tr>
    </w:tbl>
    <w:p w:rsidR="00000000" w:rsidDel="00000000" w:rsidP="00000000" w:rsidRDefault="00000000" w:rsidRPr="00000000" w14:paraId="00000348">
      <w:pPr>
        <w:spacing w:after="120" w:before="0" w:line="276" w:lineRule="auto"/>
        <w:rPr/>
      </w:pPr>
      <w:r w:rsidDel="00000000" w:rsidR="00000000" w:rsidRPr="00000000">
        <w:rPr>
          <w:rtl w:val="0"/>
        </w:rPr>
      </w:r>
    </w:p>
    <w:p w:rsidR="00000000" w:rsidDel="00000000" w:rsidP="00000000" w:rsidRDefault="00000000" w:rsidRPr="00000000" w14:paraId="00000349">
      <w:pPr>
        <w:spacing w:after="120" w:before="0" w:line="276" w:lineRule="auto"/>
        <w:rPr>
          <w:rFonts w:ascii="Roboto" w:cs="Roboto" w:eastAsia="Roboto" w:hAnsi="Roboto"/>
          <w:color w:val="082029"/>
        </w:rPr>
      </w:pPr>
      <w:r w:rsidDel="00000000" w:rsidR="00000000" w:rsidRPr="00000000">
        <w:rPr>
          <w:rFonts w:ascii="Roboto" w:cs="Roboto" w:eastAsia="Roboto" w:hAnsi="Roboto"/>
          <w:color w:val="082029"/>
          <w:rtl w:val="0"/>
        </w:rPr>
        <w:t xml:space="preserve">For questions or support:</w:t>
      </w:r>
    </w:p>
    <w:p w:rsidR="00000000" w:rsidDel="00000000" w:rsidP="00000000" w:rsidRDefault="00000000" w:rsidRPr="00000000" w14:paraId="0000034A">
      <w:pPr>
        <w:numPr>
          <w:ilvl w:val="0"/>
          <w:numId w:val="11"/>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Contact the Content Marketing Manager (</w:t>
      </w:r>
      <w:hyperlink r:id="rId80">
        <w:r w:rsidDel="00000000" w:rsidR="00000000" w:rsidRPr="00000000">
          <w:rPr>
            <w:rFonts w:ascii="Roboto" w:cs="Roboto" w:eastAsia="Roboto" w:hAnsi="Roboto"/>
            <w:color w:val="0000ee"/>
            <w:u w:val="single"/>
            <w:rtl w:val="0"/>
          </w:rPr>
          <w:t xml:space="preserve">Keeley OConnor</w:t>
        </w:r>
      </w:hyperlink>
      <w:r w:rsidDel="00000000" w:rsidR="00000000" w:rsidRPr="00000000">
        <w:rPr>
          <w:rFonts w:ascii="Roboto" w:cs="Roboto" w:eastAsia="Roboto" w:hAnsi="Roboto"/>
          <w:color w:val="082029"/>
          <w:rtl w:val="0"/>
        </w:rPr>
        <w:t xml:space="preserve">) for process questions</w:t>
      </w:r>
    </w:p>
    <w:p w:rsidR="00000000" w:rsidDel="00000000" w:rsidP="00000000" w:rsidRDefault="00000000" w:rsidRPr="00000000" w14:paraId="0000034B">
      <w:pPr>
        <w:numPr>
          <w:ilvl w:val="0"/>
          <w:numId w:val="11"/>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Refer to Asana Academy for tool guidance</w:t>
      </w:r>
    </w:p>
    <w:p w:rsidR="00000000" w:rsidDel="00000000" w:rsidP="00000000" w:rsidRDefault="00000000" w:rsidRPr="00000000" w14:paraId="0000034C">
      <w:pPr>
        <w:numPr>
          <w:ilvl w:val="0"/>
          <w:numId w:val="11"/>
        </w:numPr>
        <w:spacing w:after="120" w:before="0" w:line="276" w:lineRule="auto"/>
        <w:ind w:left="720" w:hanging="360"/>
        <w:rPr>
          <w:rFonts w:ascii="Roboto" w:cs="Roboto" w:eastAsia="Roboto" w:hAnsi="Roboto"/>
        </w:rPr>
      </w:pPr>
      <w:r w:rsidDel="00000000" w:rsidR="00000000" w:rsidRPr="00000000">
        <w:rPr>
          <w:rFonts w:ascii="Roboto" w:cs="Roboto" w:eastAsia="Roboto" w:hAnsi="Roboto"/>
          <w:color w:val="082029"/>
          <w:rtl w:val="0"/>
        </w:rPr>
        <w:t xml:space="preserve">Use this playbook as the source of truth for campaign to content workflows</w:t>
      </w:r>
      <w:r w:rsidDel="00000000" w:rsidR="00000000" w:rsidRPr="00000000">
        <w:rPr>
          <w:rtl w:val="0"/>
        </w:rPr>
      </w:r>
    </w:p>
    <w:p w:rsidR="00000000" w:rsidDel="00000000" w:rsidP="00000000" w:rsidRDefault="00000000" w:rsidRPr="00000000" w14:paraId="0000034D">
      <w:pPr>
        <w:pStyle w:val="Heading1"/>
        <w:rPr/>
      </w:pPr>
      <w:bookmarkStart w:colFirst="0" w:colLast="0" w:name="_68i37str46ux" w:id="84"/>
      <w:bookmarkEnd w:id="84"/>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rFonts w:ascii="Roboto" w:cs="Roboto" w:eastAsia="Roboto" w:hAnsi="Roboto"/>
        </w:rPr>
      </w:pPr>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ephani Fitzsimmons" w:id="12" w:date="2026-02-13T19:42:31Z">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to upload to the 00.Campaign folder and add a link.</w:t>
      </w:r>
    </w:p>
  </w:comment>
  <w:comment w:author="Stephani Fitzsimmons" w:id="18" w:date="2026-03-10T15:53:10Z">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@laura.wille@redwood.com and @taruna.gandhi@redwood.com please add here what you believe should be included.</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laura.wille@redwood.com_</w:t>
      </w:r>
    </w:p>
  </w:comment>
  <w:comment w:author="Stephani Fitzsimmons" w:id="13" w:date="2026-03-06T15:52:27Z">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a form for this which will link here</w:t>
      </w:r>
    </w:p>
  </w:comment>
  <w:comment w:author="Stephani Fitzsimmons" w:id="9" w:date="2026-03-05T19:44:37Z">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needs to be set up by PMM - Dan called out that this would be particularly useful to track reviews</w:t>
      </w:r>
    </w:p>
  </w:comment>
  <w:comment w:author="Stephani Fitzsimmons" w:id="10" w:date="2026-03-05T19:44:37Z">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needs to be set up by PMM - Dan called out that this would be particularly useful to track reviews</w:t>
      </w:r>
    </w:p>
  </w:comment>
  <w:comment w:author="Simon Shah" w:id="17" w:date="2026-03-10T16:33:18Z">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discuss this more. How easy wil it be to have these provisioned with the reporting team? Do we have a worked example of one already we can see?</w:t>
      </w:r>
    </w:p>
  </w:comment>
  <w:comment w:author="Keeley OConnor" w:id="15" w:date="2026-03-18T21:12:21Z">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@stephani.fitzsimmons@redwood.com discussed this with Kasia and since it's a web page, it's easier for Web to create the project since there are so many pieces. Web create the copy doc from their spreadsheet. Kasia is already working on a project template.</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stephani.fitzsimmons@redwood.com_</w:t>
      </w:r>
    </w:p>
  </w:comment>
  <w:comment w:author="Stephani Fitzsimmons" w:id="16" w:date="2026-03-10T15:51:29Z">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@frank.melchiorre@redwood.com</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frank.melchiorre@redwood.com_</w:t>
      </w:r>
    </w:p>
  </w:comment>
  <w:comment w:author="Stephani Fitzsimmons" w:id="19" w:date="2026-03-06T15:56:33Z">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an area of discussion.</w:t>
      </w:r>
    </w:p>
  </w:comment>
  <w:comment w:author="Simon Shah" w:id="11" w:date="2026-03-10T16:29:26Z">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needs more clarity for FA. The majority of this will end being highly repetitive for all campaigns as they are consistent for FA</w:t>
      </w:r>
    </w:p>
  </w:comment>
  <w:comment w:author="Stephani Fitzsimmons" w:id="6" w:date="2026-03-05T19:40:29Z">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needs to be set up in Asana by PMM</w:t>
      </w:r>
    </w:p>
  </w:comment>
  <w:comment w:author="Stephani Fitzsimmons" w:id="7" w:date="2026-03-05T19:40:29Z">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needs to be set up in Asana by PMM</w:t>
      </w:r>
    </w:p>
  </w:comment>
  <w:comment w:author="Stephani Fitzsimmons" w:id="5" w:date="2026-03-05T19:37:33Z">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@torrey.dye@redwood.com Review and add/edit as necessary</w:t>
      </w:r>
    </w:p>
  </w:comment>
  <w:comment w:author="Simon Shah" w:id="0" w:date="2026-03-10T16:23:15Z">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clear, @autumn.wilson@redwood.com is officially Campaign Manager</w:t>
      </w:r>
    </w:p>
  </w:comment>
  <w:comment w:author="Stephani Fitzsimmons" w:id="8" w:date="2026-03-06T14:38:41Z">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expanded on by PMM</w:t>
      </w:r>
    </w:p>
  </w:comment>
  <w:comment w:author="Stephani Fitzsimmons" w:id="1" w:date="2026-03-05T18:08:38Z">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@taruna.gandhi@redwood.com Clarify focuses</w:t>
      </w:r>
    </w:p>
  </w:comment>
  <w:comment w:author="Stephani Fitzsimmons" w:id="2" w:date="2026-03-05T18:08:38Z">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@taruna.gandhi@redwood.com Clarify focuses</w:t>
      </w:r>
    </w:p>
  </w:comment>
  <w:comment w:author="Stephani Fitzsimmons" w:id="3" w:date="2026-03-05T18:08:38Z">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@taruna.gandhi@redwood.com Clarify focuses</w:t>
      </w:r>
    </w:p>
  </w:comment>
  <w:comment w:author="Stephani Fitzsimmons" w:id="4" w:date="2026-03-05T18:08:38Z">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@taruna.gandhi@redwood.com Clarify focuses</w:t>
      </w:r>
    </w:p>
  </w:comment>
  <w:comment w:author="Stephani Fitzsimmons" w:id="14" w:date="2026-02-23T14:39:45Z">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@mark.burbery@redwood.com @keeley.oconnor@redwood.com we should revisit video process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chivo ExtraBold">
    <w:embedBold w:fontKey="{00000000-0000-0000-0000-000000000000}" r:id="rId5" w:subsetted="0"/>
    <w:embedBoldItalic w:fontKey="{00000000-0000-0000-0000-000000000000}" r:id="rId6" w:subsetted="0"/>
  </w:font>
  <w:font w:name="Archiv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Archivo SemiBold">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Nova Mono">
    <w:embedRegular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spacing w:before="200" w:line="335.99999999999994" w:lineRule="auto"/>
      <w:ind w:firstLine="720"/>
      <w:jc w:val="right"/>
      <w:rPr>
        <w:rFonts w:ascii="Roboto" w:cs="Roboto" w:eastAsia="Roboto" w:hAnsi="Roboto"/>
        <w:color w:val="c9d2db"/>
        <w:sz w:val="16"/>
        <w:szCs w:val="16"/>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266700</wp:posOffset>
              </wp:positionH>
              <wp:positionV relativeFrom="paragraph">
                <wp:posOffset>342900</wp:posOffset>
              </wp:positionV>
              <wp:extent cx="1762125" cy="229389"/>
              <wp:effectExtent b="0" l="0" r="0" t="0"/>
              <wp:wrapNone/>
              <wp:docPr id="1" name=""/>
              <a:graphic>
                <a:graphicData uri="http://schemas.microsoft.com/office/word/2010/wordprocessingShape">
                  <wps:wsp>
                    <wps:cNvSpPr txBox="1"/>
                    <wps:cNvPr id="2" name="Shape 2"/>
                    <wps:spPr>
                      <a:xfrm>
                        <a:off x="2036300" y="1425425"/>
                        <a:ext cx="3199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chivo SemiBold" w:cs="Archivo SemiBold" w:eastAsia="Archivo SemiBold" w:hAnsi="Archivo SemiBold"/>
                              <w:b w:val="0"/>
                              <w:i w:val="0"/>
                              <w:smallCaps w:val="0"/>
                              <w:strike w:val="0"/>
                              <w:color w:val="c9d2db"/>
                              <w:sz w:val="28"/>
                              <w:vertAlign w:val="baseline"/>
                            </w:rPr>
                            <w:t xml:space="preserve">© </w:t>
                          </w:r>
                          <w:r w:rsidDel="00000000" w:rsidR="00000000" w:rsidRPr="00000000">
                            <w:rPr>
                              <w:rFonts w:ascii="Archivo SemiBold" w:cs="Archivo SemiBold" w:eastAsia="Archivo SemiBold" w:hAnsi="Archivo SemiBold"/>
                              <w:b w:val="0"/>
                              <w:i w:val="0"/>
                              <w:smallCaps w:val="0"/>
                              <w:strike w:val="0"/>
                              <w:color w:val="c9d2db"/>
                              <w:sz w:val="28"/>
                              <w:vertAlign w:val="baseline"/>
                            </w:rPr>
                            <w:t xml:space="preserve">Redwood Software</w:t>
                          </w:r>
                        </w:p>
                      </w:txbxContent>
                    </wps:txbx>
                    <wps:bodyPr anchorCtr="0" anchor="t" bIns="91425" lIns="91425" spcFirstLastPara="1" rIns="91425" wrap="square" tIns="91425">
                      <a:sp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266700</wp:posOffset>
              </wp:positionH>
              <wp:positionV relativeFrom="paragraph">
                <wp:posOffset>342900</wp:posOffset>
              </wp:positionV>
              <wp:extent cx="1762125" cy="229389"/>
              <wp:effectExtent b="0" l="0" r="0" t="0"/>
              <wp:wrapNone/>
              <wp:docPr id="1"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762125" cy="229389"/>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361950</wp:posOffset>
          </wp:positionV>
          <wp:extent cx="203200" cy="190500"/>
          <wp:effectExtent b="0" l="0" r="0" t="0"/>
          <wp:wrapSquare wrapText="bothSides" distB="114300" distT="114300" distL="114300" distR="114300"/>
          <wp:docPr id="11" name="image10.png"/>
          <a:graphic>
            <a:graphicData uri="http://schemas.openxmlformats.org/drawingml/2006/picture">
              <pic:pic>
                <pic:nvPicPr>
                  <pic:cNvPr id="0" name="image10.png"/>
                  <pic:cNvPicPr preferRelativeResize="0"/>
                </pic:nvPicPr>
                <pic:blipFill>
                  <a:blip r:embed="rId2"/>
                  <a:srcRect b="0" l="0" r="0" t="0"/>
                  <a:stretch>
                    <a:fillRect/>
                  </a:stretch>
                </pic:blipFill>
                <pic:spPr>
                  <a:xfrm>
                    <a:off x="0" y="0"/>
                    <a:ext cx="203200" cy="190500"/>
                  </a:xfrm>
                  <a:prstGeom prst="rect"/>
                  <a:ln/>
                </pic:spPr>
              </pic:pic>
            </a:graphicData>
          </a:graphic>
        </wp:anchor>
      </w:drawing>
    </w:r>
  </w:p>
  <w:p w:rsidR="00000000" w:rsidDel="00000000" w:rsidP="00000000" w:rsidRDefault="00000000" w:rsidRPr="00000000" w14:paraId="00000354">
    <w:pPr>
      <w:spacing w:before="200" w:line="335.99999999999994" w:lineRule="auto"/>
      <w:ind w:firstLine="720"/>
      <w:jc w:val="right"/>
      <w:rPr/>
    </w:pPr>
    <w:r w:rsidDel="00000000" w:rsidR="00000000" w:rsidRPr="00000000">
      <w:rPr>
        <w:rFonts w:ascii="Roboto" w:cs="Roboto" w:eastAsia="Roboto" w:hAnsi="Roboto"/>
        <w:color w:val="c9d2d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428353" cy="280988"/>
          <wp:effectExtent b="0" l="0" r="0" t="0"/>
          <wp:wrapSquare wrapText="bothSides" distB="114300" distT="114300" distL="114300" distR="114300"/>
          <wp:docPr id="1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428353" cy="2809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082029"/>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Rule="auto"/>
    </w:pPr>
    <w:rPr>
      <w:rFonts w:ascii="Archivo SemiBold" w:cs="Archivo SemiBold" w:eastAsia="Archivo SemiBold" w:hAnsi="Archivo SemiBold"/>
      <w:color w:val="082029"/>
      <w:sz w:val="40"/>
      <w:szCs w:val="40"/>
    </w:rPr>
  </w:style>
  <w:style w:type="paragraph" w:styleId="Heading2">
    <w:name w:val="heading 2"/>
    <w:basedOn w:val="Normal"/>
    <w:next w:val="Normal"/>
    <w:pPr>
      <w:keepNext w:val="1"/>
      <w:keepLines w:val="1"/>
      <w:spacing w:after="120" w:lineRule="auto"/>
    </w:pPr>
    <w:rPr>
      <w:rFonts w:ascii="Roboto" w:cs="Roboto" w:eastAsia="Roboto" w:hAnsi="Roboto"/>
      <w:color w:val="006170"/>
      <w:sz w:val="32"/>
      <w:szCs w:val="32"/>
    </w:rPr>
  </w:style>
  <w:style w:type="paragraph" w:styleId="Heading3">
    <w:name w:val="heading 3"/>
    <w:basedOn w:val="Normal"/>
    <w:next w:val="Normal"/>
    <w:pPr>
      <w:keepNext w:val="1"/>
      <w:keepLines w:val="1"/>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pp.asana.com/0/project-templates/1213530235829006/list" TargetMode="External"/><Relationship Id="rId42" Type="http://schemas.openxmlformats.org/officeDocument/2006/relationships/hyperlink" Target="https://drive.google.com/drive/folders/1S2DFwuwTvkLPkAIj2ReWOX2KMdL8PvAD?usp=drive_link" TargetMode="External"/><Relationship Id="rId41" Type="http://schemas.openxmlformats.org/officeDocument/2006/relationships/hyperlink" Target="https://drive.google.com/drive/folders/0ACnw1y46_0NnUk9PVA" TargetMode="External"/><Relationship Id="rId44" Type="http://schemas.openxmlformats.org/officeDocument/2006/relationships/image" Target="media/image4.png"/><Relationship Id="rId43" Type="http://schemas.openxmlformats.org/officeDocument/2006/relationships/image" Target="media/image8.png"/><Relationship Id="rId46" Type="http://schemas.openxmlformats.org/officeDocument/2006/relationships/image" Target="media/image6.png"/><Relationship Id="rId45" Type="http://schemas.openxmlformats.org/officeDocument/2006/relationships/image" Target="media/image1.png"/><Relationship Id="rId80" Type="http://schemas.openxmlformats.org/officeDocument/2006/relationships/hyperlink" Target="mailto:keeley.oconnor@redwood.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48" Type="http://schemas.openxmlformats.org/officeDocument/2006/relationships/image" Target="media/image3.png"/><Relationship Id="rId47" Type="http://schemas.openxmlformats.org/officeDocument/2006/relationships/image" Target="media/image9.png"/><Relationship Id="rId49" Type="http://schemas.openxmlformats.org/officeDocument/2006/relationships/image" Target="media/image7.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png"/><Relationship Id="rId8" Type="http://schemas.openxmlformats.org/officeDocument/2006/relationships/header" Target="header1.xml"/><Relationship Id="rId73" Type="http://schemas.openxmlformats.org/officeDocument/2006/relationships/hyperlink" Target="mailto:stephani.fitzsimmons@redwood.com" TargetMode="External"/><Relationship Id="rId72" Type="http://schemas.openxmlformats.org/officeDocument/2006/relationships/hyperlink" Target="mailto:mark.burbery@redwood.com" TargetMode="External"/><Relationship Id="rId31" Type="http://schemas.openxmlformats.org/officeDocument/2006/relationships/hyperlink" Target="mailto:ashvin.gadda@redwood.com" TargetMode="External"/><Relationship Id="rId75" Type="http://schemas.openxmlformats.org/officeDocument/2006/relationships/hyperlink" Target="https://academy.asana.com/asana-basics/1603982" TargetMode="External"/><Relationship Id="rId30" Type="http://schemas.openxmlformats.org/officeDocument/2006/relationships/hyperlink" Target="mailto:mark.burbery@redwood.com" TargetMode="External"/><Relationship Id="rId74" Type="http://schemas.openxmlformats.org/officeDocument/2006/relationships/hyperlink" Target="https://app.asana.com/0/project-templates/1208287891107311/list" TargetMode="External"/><Relationship Id="rId33" Type="http://schemas.openxmlformats.org/officeDocument/2006/relationships/hyperlink" Target="mailto:stephani.fitzsimmons@redwood.com" TargetMode="External"/><Relationship Id="rId77" Type="http://schemas.openxmlformats.org/officeDocument/2006/relationships/hyperlink" Target="https://academy.asana.com/path/campaign-management-skill-badge" TargetMode="External"/><Relationship Id="rId32" Type="http://schemas.openxmlformats.org/officeDocument/2006/relationships/hyperlink" Target="mailto:noah.walton@redwood.com" TargetMode="External"/><Relationship Id="rId76" Type="http://schemas.openxmlformats.org/officeDocument/2006/relationships/hyperlink" Target="https://academy.asana.com/path/asana-foundations-skill-badge" TargetMode="External"/><Relationship Id="rId35" Type="http://schemas.openxmlformats.org/officeDocument/2006/relationships/hyperlink" Target="mailto:kasia.jezuit@redwood.com" TargetMode="External"/><Relationship Id="rId79" Type="http://schemas.openxmlformats.org/officeDocument/2006/relationships/hyperlink" Target="https://drive.google.com/file/d/1EMvqAr5dGh-Qx1fpbklmPdJvaVre_zWi/view?usp=sharing" TargetMode="External"/><Relationship Id="rId34" Type="http://schemas.openxmlformats.org/officeDocument/2006/relationships/hyperlink" Target="mailto:keeley.oconnor@redwood.com" TargetMode="External"/><Relationship Id="rId78" Type="http://schemas.openxmlformats.org/officeDocument/2006/relationships/hyperlink" Target="https://drive.google.com/file/d/1YcDTd7u5LL5KzONYexkVS7ihY9ZBsaEK/view?usp=sharing" TargetMode="External"/><Relationship Id="rId71" Type="http://schemas.openxmlformats.org/officeDocument/2006/relationships/hyperlink" Target="https://app.asana.com/0/project-templates/1209989081618035/list" TargetMode="External"/><Relationship Id="rId70" Type="http://schemas.openxmlformats.org/officeDocument/2006/relationships/hyperlink" Target="https://app.asana.com/0/project-templates/1213342908813182/list" TargetMode="External"/><Relationship Id="rId37" Type="http://schemas.openxmlformats.org/officeDocument/2006/relationships/hyperlink" Target="mailto:tracy.smith@redwood.com" TargetMode="External"/><Relationship Id="rId36" Type="http://schemas.openxmlformats.org/officeDocument/2006/relationships/hyperlink" Target="mailto:sofya.perrin@redwood.com" TargetMode="External"/><Relationship Id="rId39" Type="http://schemas.openxmlformats.org/officeDocument/2006/relationships/hyperlink" Target="mailto:ashton.clarke@redwood.com" TargetMode="External"/><Relationship Id="rId38" Type="http://schemas.openxmlformats.org/officeDocument/2006/relationships/hyperlink" Target="mailto:yan.lung.lee@redwood.com" TargetMode="External"/><Relationship Id="rId62" Type="http://schemas.openxmlformats.org/officeDocument/2006/relationships/hyperlink" Target="https://app.asana.com/0/project-templates/1211563016620042/list" TargetMode="External"/><Relationship Id="rId61" Type="http://schemas.openxmlformats.org/officeDocument/2006/relationships/hyperlink" Target="https://drive.google.com/file/d/1EMvqAr5dGh-Qx1fpbklmPdJvaVre_zWi/view?usp=sharing" TargetMode="External"/><Relationship Id="rId20" Type="http://schemas.openxmlformats.org/officeDocument/2006/relationships/hyperlink" Target="mailto:kristin.gelinas@redwood.com" TargetMode="External"/><Relationship Id="rId64" Type="http://schemas.openxmlformats.org/officeDocument/2006/relationships/hyperlink" Target="https://app.asana.com/0/project-templates/1213132166402863/list" TargetMode="External"/><Relationship Id="rId63" Type="http://schemas.openxmlformats.org/officeDocument/2006/relationships/hyperlink" Target="https://app.asana.com/0/project-templates/1208056373810980/list" TargetMode="External"/><Relationship Id="rId22" Type="http://schemas.openxmlformats.org/officeDocument/2006/relationships/hyperlink" Target="mailto:megan.holgate@redwood.com" TargetMode="External"/><Relationship Id="rId66" Type="http://schemas.openxmlformats.org/officeDocument/2006/relationships/hyperlink" Target="https://app.asana.com/0/project-templates/1213072319940113/list" TargetMode="External"/><Relationship Id="rId21" Type="http://schemas.openxmlformats.org/officeDocument/2006/relationships/hyperlink" Target="mailto:chandler.johnson@redwood.com" TargetMode="External"/><Relationship Id="rId65" Type="http://schemas.openxmlformats.org/officeDocument/2006/relationships/hyperlink" Target="https://docs.google.com/presentation/d/1_kINu4PrSEA-Dlonmh0H_ZePlgvRuAQoN9yajsk8Iew/edit?usp=drive_link" TargetMode="External"/><Relationship Id="rId24" Type="http://schemas.openxmlformats.org/officeDocument/2006/relationships/hyperlink" Target="mailto:timothy.eusterman@redwood.com" TargetMode="External"/><Relationship Id="rId68" Type="http://schemas.openxmlformats.org/officeDocument/2006/relationships/hyperlink" Target="https://form.asana.com/?k=MZYLgdA1gCD4rVK-72yyOA&amp;d=110433466832251" TargetMode="External"/><Relationship Id="rId23" Type="http://schemas.openxmlformats.org/officeDocument/2006/relationships/hyperlink" Target="mailto:rebecca.overton@redwood.com" TargetMode="External"/><Relationship Id="rId67" Type="http://schemas.openxmlformats.org/officeDocument/2006/relationships/hyperlink" Target="https://form.asana.com/?k=olXIoOjo7xtktftUQLRiUA&amp;d=110433466832251" TargetMode="External"/><Relationship Id="rId60" Type="http://schemas.openxmlformats.org/officeDocument/2006/relationships/hyperlink" Target="https://docs.google.com/document/d/1axt-NlnFQ9rUe7NEpwez89cKDJIa4t5u9mdHI4B_2Z4/edit?usp=drive_web&amp;ouid=107478618989464058312" TargetMode="External"/><Relationship Id="rId26" Type="http://schemas.openxmlformats.org/officeDocument/2006/relationships/hyperlink" Target="mailto:kristin.gelinas@redwood.com" TargetMode="External"/><Relationship Id="rId25" Type="http://schemas.openxmlformats.org/officeDocument/2006/relationships/hyperlink" Target="mailto:neil.krefsky@redwood.com" TargetMode="External"/><Relationship Id="rId69" Type="http://schemas.openxmlformats.org/officeDocument/2006/relationships/hyperlink" Target="https://app.asana.com/0/project-templates/1207956917792378/list" TargetMode="External"/><Relationship Id="rId28" Type="http://schemas.openxmlformats.org/officeDocument/2006/relationships/hyperlink" Target="mailto:chelsea.williams@redwood.com" TargetMode="External"/><Relationship Id="rId27" Type="http://schemas.openxmlformats.org/officeDocument/2006/relationships/hyperlink" Target="mailto:daniel.pitman@redwood.com" TargetMode="External"/><Relationship Id="rId29" Type="http://schemas.openxmlformats.org/officeDocument/2006/relationships/hyperlink" Target="mailto:mylynda.stubblefield@redwood.com" TargetMode="External"/><Relationship Id="rId51" Type="http://schemas.openxmlformats.org/officeDocument/2006/relationships/hyperlink" Target="https://drive.google.com/file/d/1YcDTd7u5LL5KzONYexkVS7ihY9ZBsaEK/view?usp=sharing" TargetMode="External"/><Relationship Id="rId50" Type="http://schemas.openxmlformats.org/officeDocument/2006/relationships/hyperlink" Target="https://drive.google.com/file/d/1YcDTd7u5LL5KzONYexkVS7ihY9ZBsaEK/view?usp=sharing" TargetMode="External"/><Relationship Id="rId53" Type="http://schemas.openxmlformats.org/officeDocument/2006/relationships/hyperlink" Target="https://app.asana.com/0/portfolio/1213103989945264/1213104919831003" TargetMode="External"/><Relationship Id="rId52" Type="http://schemas.openxmlformats.org/officeDocument/2006/relationships/image" Target="media/image12.jpg"/><Relationship Id="rId11" Type="http://schemas.openxmlformats.org/officeDocument/2006/relationships/footer" Target="footer1.xml"/><Relationship Id="rId55" Type="http://schemas.openxmlformats.org/officeDocument/2006/relationships/hyperlink" Target="https://gemini.google.com/gem/aea6d71d885f?usp=sharing" TargetMode="External"/><Relationship Id="rId10" Type="http://schemas.openxmlformats.org/officeDocument/2006/relationships/footer" Target="footer2.xml"/><Relationship Id="rId54" Type="http://schemas.openxmlformats.org/officeDocument/2006/relationships/hyperlink" Target="https://docs.google.com/document/d/1GdL1Nua-46AoNEERsohoEgM9vaj0uiXok-Y0FuH9EOI/edit?usp=sharing" TargetMode="External"/><Relationship Id="rId13" Type="http://schemas.openxmlformats.org/officeDocument/2006/relationships/hyperlink" Target="mailto:allison.zerger@redwood.com" TargetMode="External"/><Relationship Id="rId57" Type="http://schemas.openxmlformats.org/officeDocument/2006/relationships/hyperlink" Target="https://app.asana.com/0/project-templates/1213530410964371/list" TargetMode="External"/><Relationship Id="rId12" Type="http://schemas.openxmlformats.org/officeDocument/2006/relationships/hyperlink" Target="mailto:abigail.downs@redwood.com" TargetMode="External"/><Relationship Id="rId56" Type="http://schemas.openxmlformats.org/officeDocument/2006/relationships/hyperlink" Target="https://app.asana.com/0/project-templates/1213530410964371/list" TargetMode="External"/><Relationship Id="rId15" Type="http://schemas.openxmlformats.org/officeDocument/2006/relationships/hyperlink" Target="mailto:autumn.wilson@redwood.com" TargetMode="External"/><Relationship Id="rId59" Type="http://schemas.openxmlformats.org/officeDocument/2006/relationships/hyperlink" Target="https://docs.google.com/document/d/1axt-NlnFQ9rUe7NEpwez89cKDJIa4t5u9mdHI4B_2Z4/edit?usp=drive_web&amp;ouid=107478618989464058312" TargetMode="External"/><Relationship Id="rId14" Type="http://schemas.openxmlformats.org/officeDocument/2006/relationships/hyperlink" Target="mailto:burke.fewel@redwood.com" TargetMode="External"/><Relationship Id="rId58" Type="http://schemas.openxmlformats.org/officeDocument/2006/relationships/hyperlink" Target="https://docs.google.com/presentation/d/1kKQsj1CbnV0jT_Rwq-3USlxaAY56vOwYioBQvJ1wY60/edit" TargetMode="External"/><Relationship Id="rId17" Type="http://schemas.openxmlformats.org/officeDocument/2006/relationships/hyperlink" Target="mailto:alexandra.turnquist@redwood.com" TargetMode="External"/><Relationship Id="rId16" Type="http://schemas.openxmlformats.org/officeDocument/2006/relationships/hyperlink" Target="mailto:simon.shah@redwood.com" TargetMode="External"/><Relationship Id="rId19" Type="http://schemas.openxmlformats.org/officeDocument/2006/relationships/hyperlink" Target="mailto:daniel.pitman@redwood.com" TargetMode="External"/><Relationship Id="rId18" Type="http://schemas.openxmlformats.org/officeDocument/2006/relationships/hyperlink" Target="mailto:danielle.ybarra@redwood.com"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ArchivoSemiBold-regular.ttf"/><Relationship Id="rId10" Type="http://schemas.openxmlformats.org/officeDocument/2006/relationships/font" Target="fonts/Archivo-boldItalic.ttf"/><Relationship Id="rId13" Type="http://schemas.openxmlformats.org/officeDocument/2006/relationships/font" Target="fonts/ArchivoSemiBold-italic.ttf"/><Relationship Id="rId12" Type="http://schemas.openxmlformats.org/officeDocument/2006/relationships/font" Target="fonts/ArchivoSemiBold-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Archivo-italic.ttf"/><Relationship Id="rId15" Type="http://schemas.openxmlformats.org/officeDocument/2006/relationships/font" Target="fonts/NovaMono-regular.ttf"/><Relationship Id="rId14" Type="http://schemas.openxmlformats.org/officeDocument/2006/relationships/font" Target="fonts/ArchivoSemiBold-boldItalic.ttf"/><Relationship Id="rId5" Type="http://schemas.openxmlformats.org/officeDocument/2006/relationships/font" Target="fonts/ArchivoExtraBold-bold.ttf"/><Relationship Id="rId6" Type="http://schemas.openxmlformats.org/officeDocument/2006/relationships/font" Target="fonts/ArchivoExtraBold-boldItalic.ttf"/><Relationship Id="rId7" Type="http://schemas.openxmlformats.org/officeDocument/2006/relationships/font" Target="fonts/Archivo-regular.ttf"/><Relationship Id="rId8" Type="http://schemas.openxmlformats.org/officeDocument/2006/relationships/font" Target="fonts/Archivo-bold.ttf"/></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